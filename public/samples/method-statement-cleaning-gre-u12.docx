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995CA" w14:textId="77777777" w:rsidR="00F54611" w:rsidRPr="00F65D8A" w:rsidRDefault="00053D17" w:rsidP="0042424F">
      <w:pPr>
        <w:tabs>
          <w:tab w:val="left" w:pos="0"/>
          <w:tab w:val="left" w:pos="7452"/>
        </w:tabs>
        <w:jc w:val="left"/>
        <w:rPr>
          <w:rFonts w:ascii="Times New Roman" w:hAnsi="Times New Roman"/>
          <w:b/>
          <w:bCs/>
          <w:sz w:val="24"/>
          <w:szCs w:val="24"/>
          <w:lang w:val="ru-RU" w:eastAsia="de-DE"/>
        </w:rPr>
      </w:pPr>
      <w:r w:rsidRPr="00F65D8A">
        <w:rPr>
          <w:rFonts w:ascii="Times New Roman" w:hAnsi="Times New Roman"/>
          <w:b/>
          <w:bCs/>
          <w:sz w:val="24"/>
          <w:szCs w:val="24"/>
          <w:lang w:val="ru-RU" w:eastAsia="de-DE"/>
        </w:rPr>
        <w:tab/>
      </w:r>
    </w:p>
    <w:p w14:paraId="269EDF87" w14:textId="77777777" w:rsidR="00F54611" w:rsidRPr="00F65D8A" w:rsidRDefault="00A13B76" w:rsidP="004778AC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 w:eastAsia="de-DE"/>
        </w:rPr>
      </w:pPr>
      <w:r w:rsidRPr="00F65D8A">
        <w:rPr>
          <w:rFonts w:ascii="Times New Roman" w:hAnsi="Times New Roman"/>
          <w:b/>
          <w:bCs/>
          <w:sz w:val="24"/>
          <w:szCs w:val="24"/>
          <w:lang w:val="ru-RU" w:eastAsia="de-DE"/>
        </w:rPr>
        <w:t>ПРОЕКТ ОБУСТРОЙСТВА МЕСТОРОЖДЕНИЯ РОЖКОВСКОЕ</w:t>
      </w:r>
    </w:p>
    <w:p w14:paraId="37F20201" w14:textId="77777777" w:rsidR="00F54611" w:rsidRPr="00F65D8A" w:rsidRDefault="00F54611" w:rsidP="004778AC">
      <w:pPr>
        <w:tabs>
          <w:tab w:val="left" w:pos="0"/>
        </w:tabs>
        <w:rPr>
          <w:rFonts w:ascii="Times New Roman" w:hAnsi="Times New Roman"/>
          <w:b/>
          <w:sz w:val="24"/>
          <w:szCs w:val="24"/>
          <w:lang w:val="ru-RU"/>
        </w:rPr>
      </w:pPr>
    </w:p>
    <w:p w14:paraId="5A43B089" w14:textId="5357BCC8" w:rsidR="00873B78" w:rsidRDefault="00873B78" w:rsidP="004778AC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67F21D38" w14:textId="6456B8A2" w:rsidR="003A4178" w:rsidRDefault="003A4178" w:rsidP="004778AC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6DF6001B" w14:textId="116F032C" w:rsidR="003A4178" w:rsidRDefault="003A4178" w:rsidP="004778AC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6AD97018" w14:textId="32AE4301" w:rsidR="003A4178" w:rsidRDefault="003A4178" w:rsidP="004778AC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624D419F" w14:textId="77777777" w:rsidR="003A4178" w:rsidRPr="00F65D8A" w:rsidRDefault="003A4178" w:rsidP="004778AC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7AFDB88C" w14:textId="55C6650D" w:rsidR="00572B06" w:rsidRPr="00CF1BA0" w:rsidRDefault="00572B06" w:rsidP="004778AC">
      <w:pPr>
        <w:tabs>
          <w:tab w:val="left" w:pos="0"/>
        </w:tabs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14:paraId="7B652760" w14:textId="24CD0DCF" w:rsidR="004C7383" w:rsidRPr="007C7D47" w:rsidRDefault="00CF1BA0" w:rsidP="00AD3151">
      <w:pPr>
        <w:tabs>
          <w:tab w:val="left" w:pos="0"/>
        </w:tabs>
        <w:jc w:val="center"/>
        <w:rPr>
          <w:rFonts w:ascii="Times New Roman" w:hAnsi="Times New Roman"/>
          <w:b/>
          <w:sz w:val="28"/>
          <w:szCs w:val="28"/>
          <w:lang w:val="ru-RU" w:eastAsia="de-DE"/>
        </w:rPr>
      </w:pPr>
      <w:r w:rsidRPr="00CF1BA0">
        <w:rPr>
          <w:rFonts w:ascii="Times New Roman" w:hAnsi="Times New Roman"/>
          <w:b/>
          <w:sz w:val="28"/>
          <w:szCs w:val="28"/>
          <w:lang w:val="ru-RU"/>
        </w:rPr>
        <w:t>П</w:t>
      </w:r>
      <w:r>
        <w:rPr>
          <w:rFonts w:ascii="Times New Roman" w:hAnsi="Times New Roman"/>
          <w:b/>
          <w:sz w:val="28"/>
          <w:szCs w:val="28"/>
          <w:lang w:val="ru-RU"/>
        </w:rPr>
        <w:t xml:space="preserve">ЛАН ОРГАНИЗАЦИИ РАБОТ </w:t>
      </w:r>
      <w:r w:rsidR="00666DDF">
        <w:rPr>
          <w:rFonts w:ascii="Times New Roman" w:hAnsi="Times New Roman"/>
          <w:b/>
          <w:sz w:val="28"/>
          <w:szCs w:val="28"/>
          <w:lang w:val="ru-RU"/>
        </w:rPr>
        <w:t xml:space="preserve">ПО ОЧИСТКЕ ТРУБОПРОВОДА </w:t>
      </w:r>
      <w:r w:rsidR="00666DDF">
        <w:rPr>
          <w:rFonts w:ascii="Times New Roman" w:hAnsi="Times New Roman"/>
          <w:b/>
          <w:sz w:val="28"/>
          <w:szCs w:val="28"/>
        </w:rPr>
        <w:t>GRE</w:t>
      </w:r>
      <w:r w:rsidR="00666DDF">
        <w:rPr>
          <w:rFonts w:ascii="Times New Roman" w:hAnsi="Times New Roman"/>
          <w:b/>
          <w:sz w:val="28"/>
          <w:szCs w:val="28"/>
          <w:lang w:val="ru-RU"/>
        </w:rPr>
        <w:t xml:space="preserve"> ОТ </w:t>
      </w:r>
      <w:r w:rsidR="00340372">
        <w:rPr>
          <w:rFonts w:ascii="Times New Roman" w:hAnsi="Times New Roman"/>
          <w:b/>
          <w:sz w:val="28"/>
          <w:szCs w:val="28"/>
          <w:lang w:val="ru-RU"/>
        </w:rPr>
        <w:t>СКВАЖИНЫ</w:t>
      </w:r>
      <w:r w:rsidR="00340372" w:rsidRPr="00CF1BA0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340372">
        <w:rPr>
          <w:rFonts w:ascii="Times New Roman" w:hAnsi="Times New Roman"/>
          <w:b/>
          <w:sz w:val="28"/>
          <w:szCs w:val="28"/>
        </w:rPr>
        <w:t>U</w:t>
      </w:r>
      <w:r w:rsidR="00AB73C2">
        <w:rPr>
          <w:rFonts w:ascii="Times New Roman" w:hAnsi="Times New Roman"/>
          <w:b/>
          <w:sz w:val="28"/>
          <w:szCs w:val="28"/>
          <w:lang w:val="ru-RU"/>
        </w:rPr>
        <w:t>12</w:t>
      </w:r>
      <w:r w:rsidR="00340372" w:rsidRPr="00340372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340372">
        <w:rPr>
          <w:rFonts w:ascii="Times New Roman" w:hAnsi="Times New Roman"/>
          <w:b/>
          <w:sz w:val="28"/>
          <w:szCs w:val="28"/>
          <w:lang w:val="ru-RU"/>
        </w:rPr>
        <w:t xml:space="preserve">ДО </w:t>
      </w:r>
      <w:r w:rsidR="00666DDF">
        <w:rPr>
          <w:rFonts w:ascii="Times New Roman" w:hAnsi="Times New Roman"/>
          <w:b/>
          <w:sz w:val="28"/>
          <w:szCs w:val="28"/>
          <w:lang w:val="ru-RU"/>
        </w:rPr>
        <w:t>СБОРНОЙ СТАНЦИИ</w:t>
      </w:r>
    </w:p>
    <w:p w14:paraId="48C89A1C" w14:textId="77777777" w:rsidR="004C7383" w:rsidRPr="00995F64" w:rsidRDefault="004C7383" w:rsidP="004778AC">
      <w:pPr>
        <w:pStyle w:val="a0"/>
        <w:numPr>
          <w:ilvl w:val="0"/>
          <w:numId w:val="0"/>
        </w:numPr>
        <w:tabs>
          <w:tab w:val="left" w:pos="0"/>
          <w:tab w:val="left" w:pos="284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ru-RU" w:eastAsia="de-DE"/>
        </w:rPr>
      </w:pPr>
    </w:p>
    <w:p w14:paraId="074C3CF9" w14:textId="1DB583B0" w:rsidR="00873B78" w:rsidRDefault="00873B78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5789C802" w14:textId="5BCAE318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1176FEEA" w14:textId="1D1E1FC4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27B563FE" w14:textId="74C9CD2E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7CD1499B" w14:textId="0401AEBB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4F98F34E" w14:textId="39BADA18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504D8DA1" w14:textId="4A3F3B32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76CEC19B" w14:textId="74E64C58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420BC1AE" w14:textId="581217D6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49294E99" w14:textId="50B925F6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69F23B29" w14:textId="0CD48A36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50C6E5D3" w14:textId="796BAFEF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33494D53" w14:textId="1E283967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082EEC81" w14:textId="0B33BA4D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5A7EE09B" w14:textId="507B82D5" w:rsidR="008E5620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2D570E21" w14:textId="77777777" w:rsidR="008E5620" w:rsidRPr="00995F64" w:rsidRDefault="008E5620" w:rsidP="004778AC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09FC3938" w14:textId="77777777" w:rsidR="00A71156" w:rsidRPr="00040660" w:rsidRDefault="00A71156" w:rsidP="0042424F">
      <w:pPr>
        <w:tabs>
          <w:tab w:val="left" w:pos="0"/>
        </w:tabs>
        <w:rPr>
          <w:rFonts w:ascii="Times New Roman" w:hAnsi="Times New Roman"/>
          <w:b/>
          <w:sz w:val="24"/>
          <w:szCs w:val="24"/>
          <w:lang w:val="ru-RU"/>
        </w:rPr>
      </w:pPr>
    </w:p>
    <w:p w14:paraId="2C2BC5B4" w14:textId="77777777" w:rsidR="00A71156" w:rsidRPr="00F65D8A" w:rsidRDefault="00A71156" w:rsidP="0042424F">
      <w:pPr>
        <w:tabs>
          <w:tab w:val="left" w:pos="0"/>
        </w:tabs>
        <w:rPr>
          <w:rFonts w:ascii="Times New Roman" w:hAnsi="Times New Roman"/>
          <w:b/>
          <w:sz w:val="24"/>
          <w:szCs w:val="24"/>
          <w:lang w:val="uz-Cyrl-UZ"/>
        </w:rPr>
      </w:pPr>
    </w:p>
    <w:p w14:paraId="2DEB9CF0" w14:textId="77777777" w:rsidR="00B92D3A" w:rsidRPr="00F65D8A" w:rsidRDefault="00B92D3A" w:rsidP="0042424F">
      <w:pPr>
        <w:tabs>
          <w:tab w:val="left" w:pos="0"/>
        </w:tabs>
        <w:rPr>
          <w:rFonts w:ascii="Times New Roman" w:hAnsi="Times New Roman"/>
          <w:b/>
          <w:sz w:val="24"/>
          <w:szCs w:val="24"/>
          <w:lang w:val="uz-Cyrl-UZ"/>
        </w:rPr>
      </w:pPr>
    </w:p>
    <w:p w14:paraId="42F07DB3" w14:textId="77777777" w:rsidR="00B92D3A" w:rsidRPr="00F65D8A" w:rsidRDefault="00B92D3A" w:rsidP="0042424F">
      <w:pPr>
        <w:tabs>
          <w:tab w:val="left" w:pos="0"/>
        </w:tabs>
        <w:rPr>
          <w:rFonts w:ascii="Times New Roman" w:hAnsi="Times New Roman"/>
          <w:b/>
          <w:sz w:val="24"/>
          <w:szCs w:val="24"/>
          <w:lang w:val="uz-Cyrl-UZ"/>
        </w:rPr>
      </w:pPr>
    </w:p>
    <w:p w14:paraId="10FFC4BD" w14:textId="6005664F" w:rsidR="00987E1F" w:rsidRPr="006B3E71" w:rsidRDefault="00122887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  <w:ins w:id="0" w:author="Автор">
        <w:r>
          <w:rPr>
            <w:rFonts w:ascii="Times New Roman" w:hAnsi="Times New Roman"/>
            <w:b/>
            <w:sz w:val="24"/>
            <w:szCs w:val="24"/>
            <w:lang w:val="ru-RU"/>
          </w:rPr>
          <w:t>05</w:t>
        </w:r>
      </w:ins>
      <w:del w:id="1" w:author="Автор">
        <w:r w:rsidR="00AB73C2" w:rsidDel="00122887">
          <w:rPr>
            <w:rFonts w:ascii="Times New Roman" w:hAnsi="Times New Roman"/>
            <w:b/>
            <w:sz w:val="24"/>
            <w:szCs w:val="24"/>
            <w:lang w:val="ru-RU"/>
          </w:rPr>
          <w:delText>28</w:delText>
        </w:r>
      </w:del>
      <w:r w:rsidR="004778AC" w:rsidRPr="005D731A">
        <w:rPr>
          <w:rFonts w:ascii="Times New Roman" w:hAnsi="Times New Roman"/>
          <w:b/>
          <w:sz w:val="24"/>
          <w:szCs w:val="24"/>
          <w:lang w:val="ru-RU"/>
        </w:rPr>
        <w:t>.</w:t>
      </w:r>
      <w:r w:rsidR="00CF1BA0" w:rsidRPr="005D731A">
        <w:rPr>
          <w:rFonts w:ascii="Times New Roman" w:hAnsi="Times New Roman"/>
          <w:b/>
          <w:sz w:val="24"/>
          <w:szCs w:val="24"/>
          <w:lang w:val="ru-RU"/>
        </w:rPr>
        <w:t>0</w:t>
      </w:r>
      <w:ins w:id="2" w:author="Автор">
        <w:r>
          <w:rPr>
            <w:rFonts w:ascii="Times New Roman" w:hAnsi="Times New Roman"/>
            <w:b/>
            <w:sz w:val="24"/>
            <w:szCs w:val="24"/>
            <w:lang w:val="ru-RU"/>
          </w:rPr>
          <w:t>5</w:t>
        </w:r>
      </w:ins>
      <w:del w:id="3" w:author="Автор">
        <w:r w:rsidR="00B045F9" w:rsidRPr="006B3E71" w:rsidDel="00122887">
          <w:rPr>
            <w:rFonts w:ascii="Times New Roman" w:hAnsi="Times New Roman"/>
            <w:b/>
            <w:sz w:val="24"/>
            <w:szCs w:val="24"/>
            <w:lang w:val="ru-RU"/>
          </w:rPr>
          <w:delText>3</w:delText>
        </w:r>
      </w:del>
      <w:r w:rsidR="004778AC" w:rsidRPr="005D731A">
        <w:rPr>
          <w:rFonts w:ascii="Times New Roman" w:hAnsi="Times New Roman"/>
          <w:b/>
          <w:sz w:val="24"/>
          <w:szCs w:val="24"/>
          <w:lang w:val="ru-RU"/>
        </w:rPr>
        <w:t>.202</w:t>
      </w:r>
      <w:r w:rsidR="00B045F9" w:rsidRPr="006B3E71">
        <w:rPr>
          <w:rFonts w:ascii="Times New Roman" w:hAnsi="Times New Roman"/>
          <w:b/>
          <w:sz w:val="24"/>
          <w:szCs w:val="24"/>
          <w:lang w:val="ru-RU"/>
        </w:rPr>
        <w:t>6</w:t>
      </w:r>
    </w:p>
    <w:p w14:paraId="4EA2B63E" w14:textId="47D25538" w:rsidR="006F74DE" w:rsidRPr="003A4178" w:rsidRDefault="006F74DE" w:rsidP="003A4178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524635E7" w14:textId="77777777" w:rsidR="006F74DE" w:rsidRDefault="006F74DE" w:rsidP="0042424F">
      <w:pPr>
        <w:pStyle w:val="aa"/>
        <w:tabs>
          <w:tab w:val="left" w:pos="0"/>
        </w:tabs>
        <w:ind w:right="-331"/>
        <w:rPr>
          <w:rFonts w:ascii="Times New Roman" w:hAnsi="Times New Roman"/>
          <w:b w:val="0"/>
          <w:i/>
          <w:sz w:val="24"/>
          <w:szCs w:val="24"/>
          <w:lang w:val="ru-RU"/>
        </w:rPr>
      </w:pPr>
    </w:p>
    <w:p w14:paraId="77CA1DA8" w14:textId="77777777" w:rsidR="00467084" w:rsidRDefault="00467084" w:rsidP="0042424F">
      <w:pPr>
        <w:pStyle w:val="aa"/>
        <w:tabs>
          <w:tab w:val="left" w:pos="0"/>
        </w:tabs>
        <w:ind w:right="-331"/>
        <w:rPr>
          <w:rFonts w:ascii="Times New Roman" w:hAnsi="Times New Roman"/>
          <w:b w:val="0"/>
          <w:i/>
          <w:sz w:val="24"/>
          <w:szCs w:val="24"/>
          <w:lang w:val="ru-RU"/>
        </w:rPr>
      </w:pPr>
    </w:p>
    <w:p w14:paraId="6153EF93" w14:textId="77777777" w:rsidR="006F74DE" w:rsidRDefault="006F74DE" w:rsidP="0042424F">
      <w:pPr>
        <w:pStyle w:val="aa"/>
        <w:tabs>
          <w:tab w:val="left" w:pos="0"/>
        </w:tabs>
        <w:ind w:right="-331"/>
        <w:rPr>
          <w:rFonts w:ascii="Times New Roman" w:hAnsi="Times New Roman"/>
          <w:b w:val="0"/>
          <w:i/>
          <w:sz w:val="24"/>
          <w:szCs w:val="24"/>
          <w:lang w:val="ru-RU"/>
        </w:rPr>
      </w:pPr>
    </w:p>
    <w:p w14:paraId="573C834C" w14:textId="77777777" w:rsidR="006F74DE" w:rsidRPr="00F65D8A" w:rsidRDefault="006F74DE" w:rsidP="0042424F">
      <w:pPr>
        <w:pStyle w:val="aa"/>
        <w:tabs>
          <w:tab w:val="left" w:pos="0"/>
        </w:tabs>
        <w:ind w:right="-331"/>
        <w:rPr>
          <w:rFonts w:ascii="Times New Roman" w:hAnsi="Times New Roman"/>
          <w:b w:val="0"/>
          <w:i/>
          <w:sz w:val="24"/>
          <w:szCs w:val="24"/>
          <w:lang w:val="ru-RU"/>
        </w:rPr>
      </w:pPr>
    </w:p>
    <w:p w14:paraId="2430C2A8" w14:textId="43D24C82" w:rsidR="009D05CF" w:rsidRPr="006F74DE" w:rsidRDefault="0010303F" w:rsidP="0042424F">
      <w:pPr>
        <w:tabs>
          <w:tab w:val="left" w:pos="0"/>
        </w:tabs>
        <w:jc w:val="center"/>
        <w:rPr>
          <w:rFonts w:ascii="Times New Roman" w:hAnsi="Times New Roman"/>
          <w:b/>
          <w:sz w:val="18"/>
          <w:szCs w:val="18"/>
          <w:lang w:val="ru-RU"/>
        </w:rPr>
      </w:pPr>
      <w:r w:rsidRPr="006F74DE">
        <w:rPr>
          <w:rFonts w:ascii="Times New Roman" w:hAnsi="Times New Roman"/>
          <w:i/>
          <w:sz w:val="18"/>
          <w:szCs w:val="18"/>
          <w:lang w:val="ru-RU"/>
        </w:rPr>
        <w:t>Авторские права на данный документ принадлежат ТОО «Урал Ойл энд Газ». Ни весь настоящий документ, ни его часть не могут быть воспроизведены, сохранены в любой поисковой системе или переданы в любой форме и любыми средствами (электронными, механическими, копировальными, записывающими или иными) без предварительного письменного согласия ТОО «Урал Ойл энд Газ»</w:t>
      </w:r>
    </w:p>
    <w:p w14:paraId="7DA8666B" w14:textId="77777777" w:rsidR="00987E1F" w:rsidRPr="00F65D8A" w:rsidRDefault="00987E1F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0DF1E47C" w14:textId="7A74B606" w:rsidR="009D05CF" w:rsidRPr="00F65D8A" w:rsidRDefault="0010303F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F65D8A">
        <w:rPr>
          <w:rFonts w:ascii="Times New Roman" w:hAnsi="Times New Roman"/>
          <w:b/>
          <w:sz w:val="24"/>
          <w:szCs w:val="24"/>
          <w:lang w:val="ru-RU"/>
        </w:rPr>
        <w:lastRenderedPageBreak/>
        <w:t>РЕВИЗИЯ</w:t>
      </w:r>
    </w:p>
    <w:p w14:paraId="13D73015" w14:textId="77777777" w:rsidR="009D05CF" w:rsidRPr="00F65D8A" w:rsidRDefault="009D05CF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1"/>
        <w:gridCol w:w="1656"/>
        <w:gridCol w:w="2705"/>
        <w:gridCol w:w="1846"/>
        <w:gridCol w:w="1361"/>
        <w:gridCol w:w="1409"/>
      </w:tblGrid>
      <w:tr w:rsidR="006F74DE" w:rsidRPr="00F65D8A" w14:paraId="09DCECBE" w14:textId="77777777" w:rsidTr="006F74DE">
        <w:trPr>
          <w:trHeight w:hRule="exact" w:val="1032"/>
          <w:jc w:val="center"/>
        </w:trPr>
        <w:tc>
          <w:tcPr>
            <w:tcW w:w="338" w:type="pct"/>
            <w:vAlign w:val="center"/>
          </w:tcPr>
          <w:p w14:paraId="5BF6DF17" w14:textId="0F0AD4CB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65D8A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46" w:type="pct"/>
            <w:vAlign w:val="center"/>
          </w:tcPr>
          <w:p w14:paraId="28D9520B" w14:textId="6DAD0385" w:rsidR="00AD3151" w:rsidRPr="00B045F9" w:rsidRDefault="00122887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ins w:id="4" w:author="Автор">
              <w:r>
                <w:rPr>
                  <w:rFonts w:ascii="Times New Roman" w:hAnsi="Times New Roman"/>
                  <w:sz w:val="24"/>
                  <w:szCs w:val="24"/>
                  <w:lang w:val="ru-RU"/>
                </w:rPr>
                <w:t>05</w:t>
              </w:r>
            </w:ins>
            <w:del w:id="5" w:author="Автор">
              <w:r w:rsidR="00AB73C2" w:rsidDel="00122887">
                <w:rPr>
                  <w:rFonts w:ascii="Times New Roman" w:hAnsi="Times New Roman"/>
                  <w:sz w:val="24"/>
                  <w:szCs w:val="24"/>
                  <w:lang w:val="ru-RU"/>
                </w:rPr>
                <w:delText>28</w:delText>
              </w:r>
            </w:del>
            <w:r w:rsidR="00AD3151" w:rsidRPr="00F65D8A">
              <w:rPr>
                <w:rFonts w:ascii="Times New Roman" w:hAnsi="Times New Roman"/>
                <w:sz w:val="24"/>
                <w:szCs w:val="24"/>
              </w:rPr>
              <w:t>.</w:t>
            </w:r>
            <w:r w:rsidR="00CF1BA0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  <w:del w:id="6" w:author="Автор">
              <w:r w:rsidR="00B045F9" w:rsidDel="00122887">
                <w:rPr>
                  <w:rFonts w:ascii="Times New Roman" w:hAnsi="Times New Roman"/>
                  <w:sz w:val="24"/>
                  <w:szCs w:val="24"/>
                </w:rPr>
                <w:delText>3</w:delText>
              </w:r>
            </w:del>
            <w:ins w:id="7" w:author="Автор">
              <w:r>
                <w:rPr>
                  <w:rFonts w:ascii="Times New Roman" w:hAnsi="Times New Roman"/>
                  <w:sz w:val="24"/>
                  <w:szCs w:val="24"/>
                  <w:lang w:val="ru-RU"/>
                </w:rPr>
                <w:t>5</w:t>
              </w:r>
            </w:ins>
            <w:r w:rsidR="00AD3151" w:rsidRPr="00F65D8A">
              <w:rPr>
                <w:rFonts w:ascii="Times New Roman" w:hAnsi="Times New Roman"/>
                <w:sz w:val="24"/>
                <w:szCs w:val="24"/>
              </w:rPr>
              <w:t>.202</w:t>
            </w:r>
            <w:r w:rsidR="00B045F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08" w:type="pct"/>
            <w:vAlign w:val="center"/>
          </w:tcPr>
          <w:p w14:paraId="342D3DEC" w14:textId="0489A935" w:rsidR="00AD3151" w:rsidRPr="00F65D8A" w:rsidRDefault="00AD3151" w:rsidP="00AD3151">
            <w:pPr>
              <w:tabs>
                <w:tab w:val="left" w:pos="0"/>
              </w:tabs>
              <w:ind w:left="-103" w:right="-108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65D8A">
              <w:rPr>
                <w:rFonts w:ascii="Times New Roman" w:hAnsi="Times New Roman"/>
                <w:spacing w:val="-4"/>
                <w:sz w:val="24"/>
                <w:szCs w:val="24"/>
                <w:lang w:val="ru-RU"/>
              </w:rPr>
              <w:t xml:space="preserve">Выпущено для </w:t>
            </w:r>
            <w:r w:rsidR="005F6CB0" w:rsidRPr="005F6CB0">
              <w:rPr>
                <w:rFonts w:ascii="Times New Roman" w:hAnsi="Times New Roman"/>
                <w:spacing w:val="-4"/>
                <w:sz w:val="24"/>
                <w:szCs w:val="24"/>
                <w:lang w:val="ru-RU"/>
              </w:rPr>
              <w:t>рассмотрения</w:t>
            </w:r>
          </w:p>
        </w:tc>
        <w:tc>
          <w:tcPr>
            <w:tcW w:w="962" w:type="pct"/>
          </w:tcPr>
          <w:p w14:paraId="46AD5CFA" w14:textId="13B333B1" w:rsidR="00AD3151" w:rsidRPr="006F74DE" w:rsidRDefault="003634FE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Prince Devarajan </w:t>
            </w:r>
          </w:p>
        </w:tc>
        <w:tc>
          <w:tcPr>
            <w:tcW w:w="710" w:type="pct"/>
            <w:vAlign w:val="center"/>
          </w:tcPr>
          <w:p w14:paraId="03D4BF49" w14:textId="378996CF" w:rsidR="00AD3151" w:rsidRPr="00F65D8A" w:rsidRDefault="003634FE" w:rsidP="003634FE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65D8A">
              <w:rPr>
                <w:rFonts w:ascii="Times New Roman" w:hAnsi="Times New Roman"/>
                <w:sz w:val="24"/>
                <w:szCs w:val="24"/>
              </w:rPr>
              <w:t xml:space="preserve">Jihad </w:t>
            </w:r>
            <w:proofErr w:type="spellStart"/>
            <w:r w:rsidRPr="00F65D8A">
              <w:rPr>
                <w:rFonts w:ascii="Times New Roman" w:hAnsi="Times New Roman"/>
                <w:sz w:val="24"/>
                <w:szCs w:val="24"/>
              </w:rPr>
              <w:t>Sadik</w:t>
            </w:r>
            <w:proofErr w:type="spellEnd"/>
          </w:p>
        </w:tc>
        <w:tc>
          <w:tcPr>
            <w:tcW w:w="735" w:type="pct"/>
            <w:vAlign w:val="center"/>
          </w:tcPr>
          <w:p w14:paraId="13BB0C8B" w14:textId="4E78960D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F65D8A">
              <w:rPr>
                <w:rFonts w:ascii="Times New Roman" w:hAnsi="Times New Roman"/>
                <w:sz w:val="24"/>
                <w:szCs w:val="24"/>
              </w:rPr>
              <w:t xml:space="preserve">Jihad </w:t>
            </w:r>
            <w:proofErr w:type="spellStart"/>
            <w:r w:rsidRPr="00F65D8A">
              <w:rPr>
                <w:rFonts w:ascii="Times New Roman" w:hAnsi="Times New Roman"/>
                <w:sz w:val="24"/>
                <w:szCs w:val="24"/>
              </w:rPr>
              <w:t>Sadik</w:t>
            </w:r>
            <w:proofErr w:type="spellEnd"/>
          </w:p>
        </w:tc>
      </w:tr>
      <w:tr w:rsidR="006F74DE" w:rsidRPr="00F65D8A" w14:paraId="4AC56B02" w14:textId="77777777" w:rsidTr="006F74DE">
        <w:trPr>
          <w:trHeight w:hRule="exact" w:val="990"/>
          <w:jc w:val="center"/>
        </w:trPr>
        <w:tc>
          <w:tcPr>
            <w:tcW w:w="338" w:type="pct"/>
            <w:vAlign w:val="center"/>
          </w:tcPr>
          <w:p w14:paraId="7B72E9FF" w14:textId="79386356" w:rsidR="003634FE" w:rsidRPr="00F65D8A" w:rsidRDefault="003634FE" w:rsidP="003634FE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6" w:type="pct"/>
          </w:tcPr>
          <w:p w14:paraId="0287C597" w14:textId="18CFDC05" w:rsidR="003634FE" w:rsidRPr="00F65D8A" w:rsidRDefault="003634FE" w:rsidP="003634FE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408" w:type="pct"/>
          </w:tcPr>
          <w:p w14:paraId="2DB3DF57" w14:textId="7599654B" w:rsidR="003634FE" w:rsidRPr="00F65D8A" w:rsidRDefault="003634FE" w:rsidP="003634FE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962" w:type="pct"/>
          </w:tcPr>
          <w:p w14:paraId="688BC9E6" w14:textId="2C488815" w:rsidR="003634FE" w:rsidRPr="00F65D8A" w:rsidRDefault="003634FE" w:rsidP="003634FE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0" w:type="pct"/>
            <w:vAlign w:val="center"/>
          </w:tcPr>
          <w:p w14:paraId="55CD5D5C" w14:textId="3F229204" w:rsidR="003634FE" w:rsidRPr="00F65D8A" w:rsidRDefault="003634FE" w:rsidP="003634FE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5" w:type="pct"/>
            <w:vAlign w:val="center"/>
          </w:tcPr>
          <w:p w14:paraId="42838656" w14:textId="7FC8383E" w:rsidR="003634FE" w:rsidRPr="00F65D8A" w:rsidRDefault="003634FE" w:rsidP="003634FE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74DE" w:rsidRPr="00F65D8A" w14:paraId="04A0A414" w14:textId="77777777" w:rsidTr="006F74DE">
        <w:trPr>
          <w:trHeight w:hRule="exact" w:val="1003"/>
          <w:jc w:val="center"/>
        </w:trPr>
        <w:tc>
          <w:tcPr>
            <w:tcW w:w="338" w:type="pct"/>
            <w:vAlign w:val="center"/>
          </w:tcPr>
          <w:p w14:paraId="12A6F66F" w14:textId="38D3151B" w:rsidR="003634FE" w:rsidRPr="00F65D8A" w:rsidRDefault="003634FE" w:rsidP="003634FE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6" w:type="pct"/>
          </w:tcPr>
          <w:p w14:paraId="2A48B779" w14:textId="1588B6A2" w:rsidR="003634FE" w:rsidRPr="00F65D8A" w:rsidRDefault="003634FE" w:rsidP="003634FE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408" w:type="pct"/>
          </w:tcPr>
          <w:p w14:paraId="42B36ACF" w14:textId="427ECCEF" w:rsidR="003634FE" w:rsidRPr="00F65D8A" w:rsidRDefault="003634FE" w:rsidP="003634FE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962" w:type="pct"/>
          </w:tcPr>
          <w:p w14:paraId="78155678" w14:textId="7FA39B03" w:rsidR="003634FE" w:rsidRPr="00F65D8A" w:rsidRDefault="003634FE" w:rsidP="003634FE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0" w:type="pct"/>
            <w:vAlign w:val="center"/>
          </w:tcPr>
          <w:p w14:paraId="65A3408A" w14:textId="744113DA" w:rsidR="003634FE" w:rsidRPr="00F65D8A" w:rsidRDefault="003634FE" w:rsidP="003634FE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5" w:type="pct"/>
            <w:vAlign w:val="center"/>
          </w:tcPr>
          <w:p w14:paraId="42EFCD38" w14:textId="0347CAF0" w:rsidR="003634FE" w:rsidRPr="00F65D8A" w:rsidRDefault="003634FE" w:rsidP="003634FE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74DE" w:rsidRPr="00F65D8A" w14:paraId="2D897605" w14:textId="77777777" w:rsidTr="006F74DE">
        <w:trPr>
          <w:trHeight w:hRule="exact" w:val="397"/>
          <w:jc w:val="center"/>
        </w:trPr>
        <w:tc>
          <w:tcPr>
            <w:tcW w:w="338" w:type="pct"/>
            <w:vAlign w:val="center"/>
          </w:tcPr>
          <w:p w14:paraId="21C358BA" w14:textId="063670DA" w:rsidR="009460E3" w:rsidRPr="00F65D8A" w:rsidRDefault="009460E3" w:rsidP="009460E3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65D8A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Ред</w:t>
            </w:r>
            <w:r w:rsidRPr="00F65D8A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846" w:type="pct"/>
            <w:vAlign w:val="center"/>
          </w:tcPr>
          <w:p w14:paraId="5E2F99A8" w14:textId="57AD7209" w:rsidR="009460E3" w:rsidRPr="00F65D8A" w:rsidRDefault="009460E3" w:rsidP="009460E3">
            <w:pPr>
              <w:tabs>
                <w:tab w:val="left" w:pos="0"/>
              </w:tabs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F65D8A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408" w:type="pct"/>
            <w:vAlign w:val="center"/>
          </w:tcPr>
          <w:p w14:paraId="6326A3D0" w14:textId="7E5A7EDF" w:rsidR="009460E3" w:rsidRPr="00F65D8A" w:rsidRDefault="009460E3" w:rsidP="009460E3">
            <w:pPr>
              <w:tabs>
                <w:tab w:val="left" w:pos="0"/>
              </w:tabs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F65D8A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Выпуск</w:t>
            </w:r>
            <w:r w:rsidRPr="00F65D8A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r w:rsidRPr="00F65D8A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изменения</w:t>
            </w:r>
          </w:p>
        </w:tc>
        <w:tc>
          <w:tcPr>
            <w:tcW w:w="962" w:type="pct"/>
            <w:vAlign w:val="center"/>
          </w:tcPr>
          <w:p w14:paraId="75564D10" w14:textId="77777777" w:rsidR="009460E3" w:rsidRDefault="009460E3" w:rsidP="009460E3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F65D8A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Подготовил </w:t>
            </w:r>
          </w:p>
          <w:p w14:paraId="0317519F" w14:textId="77777777" w:rsidR="002B70F2" w:rsidRPr="002B70F2" w:rsidRDefault="002B70F2" w:rsidP="002B70F2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C673DF9" w14:textId="0AD75CFF" w:rsidR="002B70F2" w:rsidRPr="002B70F2" w:rsidRDefault="002B70F2" w:rsidP="002B70F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0" w:type="pct"/>
            <w:vAlign w:val="center"/>
          </w:tcPr>
          <w:p w14:paraId="7FC16A5F" w14:textId="600F7B95" w:rsidR="009460E3" w:rsidRPr="00F65D8A" w:rsidRDefault="009460E3" w:rsidP="009460E3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65D8A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Проверил</w:t>
            </w:r>
          </w:p>
        </w:tc>
        <w:tc>
          <w:tcPr>
            <w:tcW w:w="735" w:type="pct"/>
            <w:vAlign w:val="center"/>
          </w:tcPr>
          <w:p w14:paraId="3A1AB473" w14:textId="50AECFF8" w:rsidR="009460E3" w:rsidRPr="00F65D8A" w:rsidRDefault="009460E3" w:rsidP="009460E3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65D8A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Утвердил</w:t>
            </w:r>
          </w:p>
        </w:tc>
      </w:tr>
    </w:tbl>
    <w:p w14:paraId="0D817A48" w14:textId="7FC5DF47" w:rsidR="009D05CF" w:rsidRDefault="009D05CF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65139815" w14:textId="3BBE500C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0F119DDA" w14:textId="31E15E3B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2DE8D374" w14:textId="5804D0B2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4BC72869" w14:textId="326625A1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13BE5108" w14:textId="07375496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70B4A634" w14:textId="5D58FD11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39F16FD6" w14:textId="7E5C257A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3016B720" w14:textId="727C1F90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1ED3C875" w14:textId="3DBDEEC5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3A7DD33C" w14:textId="081D6C35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6BCCE4B3" w14:textId="2E6E90C1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62B3FAFA" w14:textId="2DB031DF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5B7604D0" w14:textId="59A3805E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70808A0F" w14:textId="0E3D6194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63D5359E" w14:textId="0576D9D9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3B901F71" w14:textId="23130214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2B436C71" w14:textId="54A40736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33B58C7E" w14:textId="56DB8A80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3F5D2A57" w14:textId="742E1D46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2826062F" w14:textId="55C80760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75CFC098" w14:textId="3E1C7570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64D22B04" w14:textId="6DC936C8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5B4779EF" w14:textId="601DB996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6F65A1AE" w14:textId="28F88986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61C09027" w14:textId="33670408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121274E9" w14:textId="691BC57D" w:rsidR="008E5620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69744B1D" w14:textId="77777777" w:rsidR="008E5620" w:rsidRPr="00F65D8A" w:rsidRDefault="008E562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360D7555" w14:textId="033A0A05" w:rsidR="0010303F" w:rsidRPr="00F65D8A" w:rsidRDefault="0010303F" w:rsidP="0042424F">
      <w:pPr>
        <w:tabs>
          <w:tab w:val="left" w:pos="0"/>
        </w:tabs>
        <w:rPr>
          <w:rFonts w:ascii="Times New Roman" w:hAnsi="Times New Roman"/>
          <w:sz w:val="24"/>
          <w:szCs w:val="24"/>
          <w:lang w:val="ru-RU"/>
        </w:rPr>
      </w:pPr>
      <w:r w:rsidRPr="00F65D8A">
        <w:rPr>
          <w:rFonts w:ascii="Times New Roman" w:hAnsi="Times New Roman"/>
          <w:sz w:val="24"/>
          <w:szCs w:val="24"/>
          <w:lang w:val="ru-RU"/>
        </w:rPr>
        <w:lastRenderedPageBreak/>
        <w:t>Утверждения</w:t>
      </w:r>
    </w:p>
    <w:p w14:paraId="3216C8FB" w14:textId="77777777" w:rsidR="00987E1F" w:rsidRPr="00F65D8A" w:rsidRDefault="00987E1F" w:rsidP="0042424F">
      <w:pPr>
        <w:tabs>
          <w:tab w:val="left" w:pos="0"/>
        </w:tabs>
        <w:rPr>
          <w:rFonts w:ascii="Times New Roman" w:hAnsi="Times New Roman"/>
          <w:sz w:val="24"/>
          <w:szCs w:val="24"/>
        </w:rPr>
      </w:pP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AD3151" w:rsidRPr="00F65D8A" w14:paraId="22E14540" w14:textId="77777777" w:rsidTr="000F1D8F">
        <w:tc>
          <w:tcPr>
            <w:tcW w:w="4839" w:type="dxa"/>
          </w:tcPr>
          <w:p w14:paraId="2F2908C5" w14:textId="128D8A7B" w:rsidR="00AD3151" w:rsidRPr="00F65D8A" w:rsidRDefault="00AD3151" w:rsidP="00AD3151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  <w:r w:rsidRPr="00F65D8A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Подготовлено </w:t>
            </w:r>
          </w:p>
        </w:tc>
        <w:tc>
          <w:tcPr>
            <w:tcW w:w="4840" w:type="dxa"/>
          </w:tcPr>
          <w:p w14:paraId="17E06EA8" w14:textId="68BE8508" w:rsidR="00AD3151" w:rsidRPr="006F74DE" w:rsidRDefault="00AD3151" w:rsidP="00AD3151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3151">
              <w:rPr>
                <w:rFonts w:ascii="Times New Roman" w:hAnsi="Times New Roman"/>
                <w:sz w:val="24"/>
                <w:szCs w:val="24"/>
                <w:lang w:val="ru-RU"/>
              </w:rPr>
              <w:t>ФИО</w:t>
            </w:r>
            <w:r w:rsidRPr="006F74D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: </w:t>
            </w:r>
            <w:r w:rsidR="003634FE">
              <w:rPr>
                <w:rFonts w:ascii="Times New Roman" w:hAnsi="Times New Roman"/>
                <w:sz w:val="24"/>
                <w:szCs w:val="24"/>
              </w:rPr>
              <w:t>Prince</w:t>
            </w:r>
            <w:r w:rsidR="003634FE" w:rsidRPr="006F74D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="003634FE">
              <w:rPr>
                <w:rFonts w:ascii="Times New Roman" w:hAnsi="Times New Roman"/>
                <w:sz w:val="24"/>
                <w:szCs w:val="24"/>
              </w:rPr>
              <w:t>Devarajan</w:t>
            </w:r>
          </w:p>
          <w:p w14:paraId="1801D2B0" w14:textId="77777777" w:rsidR="00AD3151" w:rsidRPr="006F74DE" w:rsidRDefault="00AD3151" w:rsidP="00AD3151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18FC717F" w14:textId="77777777" w:rsidR="00AD3151" w:rsidRPr="006F74DE" w:rsidRDefault="00AD3151" w:rsidP="00AD3151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279ADA86" w14:textId="563ACB5F" w:rsidR="00AD3151" w:rsidRPr="006F74DE" w:rsidRDefault="00AD3151" w:rsidP="00AD3151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D315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Должность: Менеджер по </w:t>
            </w:r>
            <w:r w:rsidR="003634FE">
              <w:rPr>
                <w:rFonts w:ascii="Times New Roman" w:hAnsi="Times New Roman"/>
                <w:sz w:val="24"/>
                <w:szCs w:val="24"/>
                <w:lang w:val="kk-KZ"/>
              </w:rPr>
              <w:t>строительству/ Менеджер по ТБ</w:t>
            </w:r>
          </w:p>
          <w:p w14:paraId="7ABE01CB" w14:textId="77777777" w:rsidR="00AD3151" w:rsidRPr="00AD3151" w:rsidRDefault="00AD3151" w:rsidP="00AD3151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657D503" w14:textId="77777777" w:rsidR="00AD3151" w:rsidRPr="00AD3151" w:rsidRDefault="00AD3151" w:rsidP="00AD3151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5293AF20" w14:textId="77777777" w:rsidR="00AD3151" w:rsidRPr="00AD3151" w:rsidRDefault="00AD3151" w:rsidP="00AD3151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3151">
              <w:rPr>
                <w:rFonts w:ascii="Times New Roman" w:hAnsi="Times New Roman"/>
                <w:sz w:val="24"/>
                <w:szCs w:val="24"/>
                <w:lang w:val="ru-RU"/>
              </w:rPr>
              <w:t>Подпись:</w:t>
            </w:r>
          </w:p>
          <w:p w14:paraId="06B25311" w14:textId="77777777" w:rsidR="00AD3151" w:rsidRPr="00AD3151" w:rsidRDefault="00AD3151" w:rsidP="00AD3151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022970FF" w14:textId="77777777" w:rsidR="00AD3151" w:rsidRPr="00AD3151" w:rsidRDefault="00AD3151" w:rsidP="00AD3151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0AE0947F" w14:textId="77777777" w:rsidR="00AD3151" w:rsidRPr="00AD3151" w:rsidRDefault="00AD3151" w:rsidP="00AD3151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4AD85E8" w14:textId="0D9AD4C7" w:rsidR="00AD3151" w:rsidRPr="00CF1BA0" w:rsidRDefault="00AD3151" w:rsidP="00AD3151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315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Дата: </w:t>
            </w:r>
            <w:ins w:id="8" w:author="Автор">
              <w:r w:rsidR="00122887">
                <w:rPr>
                  <w:rFonts w:ascii="Times New Roman" w:hAnsi="Times New Roman"/>
                  <w:sz w:val="24"/>
                  <w:szCs w:val="24"/>
                  <w:lang w:val="ru-RU"/>
                </w:rPr>
                <w:t>05</w:t>
              </w:r>
            </w:ins>
            <w:del w:id="9" w:author="Автор">
              <w:r w:rsidR="00AB73C2" w:rsidDel="00122887">
                <w:rPr>
                  <w:rFonts w:ascii="Times New Roman" w:hAnsi="Times New Roman"/>
                  <w:sz w:val="24"/>
                  <w:szCs w:val="24"/>
                  <w:lang w:val="ru-RU"/>
                </w:rPr>
                <w:delText>28</w:delText>
              </w:r>
            </w:del>
            <w:r w:rsidR="00B045F9" w:rsidRPr="00F65D8A">
              <w:rPr>
                <w:rFonts w:ascii="Times New Roman" w:hAnsi="Times New Roman"/>
                <w:sz w:val="24"/>
                <w:szCs w:val="24"/>
              </w:rPr>
              <w:t>.</w:t>
            </w:r>
            <w:r w:rsidR="00B045F9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  <w:del w:id="10" w:author="Автор">
              <w:r w:rsidR="00B045F9" w:rsidDel="00122887">
                <w:rPr>
                  <w:rFonts w:ascii="Times New Roman" w:hAnsi="Times New Roman"/>
                  <w:sz w:val="24"/>
                  <w:szCs w:val="24"/>
                </w:rPr>
                <w:delText>3</w:delText>
              </w:r>
            </w:del>
            <w:ins w:id="11" w:author="Автор">
              <w:r w:rsidR="00122887">
                <w:rPr>
                  <w:rFonts w:ascii="Times New Roman" w:hAnsi="Times New Roman"/>
                  <w:sz w:val="24"/>
                  <w:szCs w:val="24"/>
                  <w:lang w:val="ru-RU"/>
                </w:rPr>
                <w:t>5</w:t>
              </w:r>
            </w:ins>
            <w:r w:rsidR="00B045F9" w:rsidRPr="00F65D8A">
              <w:rPr>
                <w:rFonts w:ascii="Times New Roman" w:hAnsi="Times New Roman"/>
                <w:sz w:val="24"/>
                <w:szCs w:val="24"/>
              </w:rPr>
              <w:t>.202</w:t>
            </w:r>
            <w:r w:rsidR="00B045F9">
              <w:rPr>
                <w:rFonts w:ascii="Times New Roman" w:hAnsi="Times New Roman"/>
                <w:sz w:val="24"/>
                <w:szCs w:val="24"/>
              </w:rPr>
              <w:t>6</w:t>
            </w:r>
          </w:p>
          <w:p w14:paraId="4D53CCB6" w14:textId="77777777" w:rsidR="00AD3151" w:rsidRPr="00AD3151" w:rsidRDefault="00AD3151" w:rsidP="00AD3151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37FE" w:rsidRPr="00F65D8A" w14:paraId="39417568" w14:textId="77777777" w:rsidTr="000F1D8F">
        <w:tc>
          <w:tcPr>
            <w:tcW w:w="4839" w:type="dxa"/>
          </w:tcPr>
          <w:p w14:paraId="372A67A4" w14:textId="7FAE386A" w:rsidR="0010303F" w:rsidRPr="00F65D8A" w:rsidRDefault="0010303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  <w:r w:rsidRPr="00F65D8A">
              <w:rPr>
                <w:rFonts w:ascii="Times New Roman" w:hAnsi="Times New Roman"/>
                <w:sz w:val="24"/>
                <w:szCs w:val="24"/>
                <w:lang w:val="ru-RU"/>
              </w:rPr>
              <w:t>Проверено</w:t>
            </w:r>
          </w:p>
        </w:tc>
        <w:tc>
          <w:tcPr>
            <w:tcW w:w="4840" w:type="dxa"/>
          </w:tcPr>
          <w:p w14:paraId="2E251DB0" w14:textId="77777777" w:rsidR="003634FE" w:rsidRPr="00AD3151" w:rsidRDefault="003634FE" w:rsidP="003634FE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3151">
              <w:rPr>
                <w:rFonts w:ascii="Times New Roman" w:hAnsi="Times New Roman"/>
                <w:sz w:val="24"/>
                <w:szCs w:val="24"/>
                <w:lang w:val="ru-RU"/>
              </w:rPr>
              <w:t>ФИО: Джихад Садик</w:t>
            </w:r>
          </w:p>
          <w:p w14:paraId="60F0A46E" w14:textId="77777777" w:rsidR="003634FE" w:rsidRPr="00AD3151" w:rsidRDefault="003634FE" w:rsidP="003634FE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0AE0F258" w14:textId="77777777" w:rsidR="003634FE" w:rsidRPr="00AD3151" w:rsidRDefault="003634FE" w:rsidP="003634FE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3151">
              <w:rPr>
                <w:rFonts w:ascii="Times New Roman" w:hAnsi="Times New Roman"/>
                <w:sz w:val="24"/>
                <w:szCs w:val="24"/>
                <w:lang w:val="ru-RU"/>
              </w:rPr>
              <w:t>Должность: Руководитель проекта</w:t>
            </w:r>
          </w:p>
          <w:p w14:paraId="40C0DE0D" w14:textId="77777777" w:rsidR="005D0E0F" w:rsidRPr="00AD3151" w:rsidRDefault="005D0E0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F2974D0" w14:textId="77777777" w:rsidR="005D0E0F" w:rsidRPr="00AD3151" w:rsidRDefault="005D0E0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860F411" w14:textId="6A801819" w:rsidR="005D0E0F" w:rsidRPr="00AD3151" w:rsidRDefault="005D0E0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3151">
              <w:rPr>
                <w:rFonts w:ascii="Times New Roman" w:hAnsi="Times New Roman"/>
                <w:sz w:val="24"/>
                <w:szCs w:val="24"/>
                <w:lang w:val="ru-RU"/>
              </w:rPr>
              <w:t>Подпись:</w:t>
            </w:r>
          </w:p>
          <w:p w14:paraId="3BC0D0A4" w14:textId="77777777" w:rsidR="0010303F" w:rsidRPr="00AD3151" w:rsidRDefault="0010303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F10F59F" w14:textId="77777777" w:rsidR="0010303F" w:rsidRPr="00AD3151" w:rsidRDefault="0010303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78ABD0FD" w14:textId="77777777" w:rsidR="0010303F" w:rsidRPr="00AD3151" w:rsidRDefault="0010303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2148B6A7" w14:textId="215E2650" w:rsidR="005D731A" w:rsidRPr="00CF1BA0" w:rsidRDefault="00C43DFC" w:rsidP="005D731A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315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Дата: </w:t>
            </w:r>
            <w:ins w:id="12" w:author="Автор">
              <w:r w:rsidR="00122887">
                <w:rPr>
                  <w:rFonts w:ascii="Times New Roman" w:hAnsi="Times New Roman"/>
                  <w:sz w:val="24"/>
                  <w:szCs w:val="24"/>
                  <w:lang w:val="ru-RU"/>
                </w:rPr>
                <w:t>05</w:t>
              </w:r>
            </w:ins>
            <w:del w:id="13" w:author="Автор">
              <w:r w:rsidR="00AB73C2" w:rsidDel="00122887">
                <w:rPr>
                  <w:rFonts w:ascii="Times New Roman" w:hAnsi="Times New Roman"/>
                  <w:sz w:val="24"/>
                  <w:szCs w:val="24"/>
                  <w:lang w:val="ru-RU"/>
                </w:rPr>
                <w:delText>28</w:delText>
              </w:r>
            </w:del>
            <w:r w:rsidR="00B045F9" w:rsidRPr="00F65D8A">
              <w:rPr>
                <w:rFonts w:ascii="Times New Roman" w:hAnsi="Times New Roman"/>
                <w:sz w:val="24"/>
                <w:szCs w:val="24"/>
              </w:rPr>
              <w:t>.</w:t>
            </w:r>
            <w:r w:rsidR="00B045F9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  <w:del w:id="14" w:author="Автор">
              <w:r w:rsidR="00B045F9" w:rsidDel="00122887">
                <w:rPr>
                  <w:rFonts w:ascii="Times New Roman" w:hAnsi="Times New Roman"/>
                  <w:sz w:val="24"/>
                  <w:szCs w:val="24"/>
                </w:rPr>
                <w:delText>3</w:delText>
              </w:r>
            </w:del>
            <w:ins w:id="15" w:author="Автор">
              <w:r w:rsidR="00122887">
                <w:rPr>
                  <w:rFonts w:ascii="Times New Roman" w:hAnsi="Times New Roman"/>
                  <w:sz w:val="24"/>
                  <w:szCs w:val="24"/>
                  <w:lang w:val="ru-RU"/>
                </w:rPr>
                <w:t>5</w:t>
              </w:r>
            </w:ins>
            <w:r w:rsidR="00B045F9" w:rsidRPr="00F65D8A">
              <w:rPr>
                <w:rFonts w:ascii="Times New Roman" w:hAnsi="Times New Roman"/>
                <w:sz w:val="24"/>
                <w:szCs w:val="24"/>
              </w:rPr>
              <w:t>.202</w:t>
            </w:r>
            <w:r w:rsidR="00B045F9">
              <w:rPr>
                <w:rFonts w:ascii="Times New Roman" w:hAnsi="Times New Roman"/>
                <w:sz w:val="24"/>
                <w:szCs w:val="24"/>
              </w:rPr>
              <w:t>6</w:t>
            </w:r>
          </w:p>
          <w:p w14:paraId="53B3F16B" w14:textId="77777777" w:rsidR="0010303F" w:rsidRPr="00AD3151" w:rsidRDefault="0010303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987E1F" w:rsidRPr="00F65D8A" w14:paraId="18704798" w14:textId="77777777" w:rsidTr="000F1D8F">
        <w:tc>
          <w:tcPr>
            <w:tcW w:w="4839" w:type="dxa"/>
          </w:tcPr>
          <w:p w14:paraId="65E6C357" w14:textId="77777777" w:rsidR="0010303F" w:rsidRPr="00F65D8A" w:rsidRDefault="0010303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65D8A">
              <w:rPr>
                <w:rFonts w:ascii="Times New Roman" w:hAnsi="Times New Roman"/>
                <w:sz w:val="24"/>
                <w:szCs w:val="24"/>
                <w:lang w:val="ru-RU"/>
              </w:rPr>
              <w:t>Утверждено</w:t>
            </w:r>
          </w:p>
          <w:p w14:paraId="3D601077" w14:textId="77777777" w:rsidR="00987E1F" w:rsidRPr="00F65D8A" w:rsidRDefault="00987E1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0" w:type="dxa"/>
          </w:tcPr>
          <w:p w14:paraId="0C32AC55" w14:textId="0E83B6A2" w:rsidR="00987E1F" w:rsidRPr="00AD3151" w:rsidRDefault="00C43DFC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315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ФИО: </w:t>
            </w:r>
            <w:r w:rsidR="004778AC" w:rsidRPr="00AD3151">
              <w:rPr>
                <w:rFonts w:ascii="Times New Roman" w:hAnsi="Times New Roman"/>
                <w:sz w:val="24"/>
                <w:szCs w:val="24"/>
                <w:lang w:val="ru-RU"/>
              </w:rPr>
              <w:t>Джихад Садик</w:t>
            </w:r>
          </w:p>
          <w:p w14:paraId="3216BFEC" w14:textId="77777777" w:rsidR="00C43DFC" w:rsidRPr="00AD3151" w:rsidRDefault="00C43DFC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09B1DCC3" w14:textId="0F7964F8" w:rsidR="00987E1F" w:rsidRPr="00AD3151" w:rsidRDefault="00C43DFC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315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Должность: </w:t>
            </w:r>
            <w:r w:rsidR="004778AC" w:rsidRPr="00AD3151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проекта</w:t>
            </w:r>
          </w:p>
          <w:p w14:paraId="076ED77F" w14:textId="77777777" w:rsidR="00987E1F" w:rsidRPr="00AD3151" w:rsidRDefault="00987E1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AD44DD5" w14:textId="77777777" w:rsidR="00C43DFC" w:rsidRPr="00AD3151" w:rsidRDefault="00C43DFC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3151">
              <w:rPr>
                <w:rFonts w:ascii="Times New Roman" w:hAnsi="Times New Roman"/>
                <w:sz w:val="24"/>
                <w:szCs w:val="24"/>
                <w:lang w:val="ru-RU"/>
              </w:rPr>
              <w:t>Подпись:</w:t>
            </w:r>
          </w:p>
          <w:p w14:paraId="3DF8A4AD" w14:textId="77777777" w:rsidR="00987E1F" w:rsidRPr="00AD3151" w:rsidRDefault="00987E1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06D24AF5" w14:textId="77777777" w:rsidR="00987E1F" w:rsidRPr="00AD3151" w:rsidRDefault="00987E1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C923EC4" w14:textId="77777777" w:rsidR="00987E1F" w:rsidRPr="00AD3151" w:rsidRDefault="00987E1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3EACF77" w14:textId="7FAE13B8" w:rsidR="005D731A" w:rsidRPr="00CF1BA0" w:rsidRDefault="00C43DFC" w:rsidP="005D731A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315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Дата: </w:t>
            </w:r>
            <w:ins w:id="16" w:author="Автор">
              <w:r w:rsidR="00122887">
                <w:rPr>
                  <w:rFonts w:ascii="Times New Roman" w:hAnsi="Times New Roman"/>
                  <w:sz w:val="24"/>
                  <w:szCs w:val="24"/>
                  <w:lang w:val="ru-RU"/>
                </w:rPr>
                <w:t>05</w:t>
              </w:r>
            </w:ins>
            <w:del w:id="17" w:author="Автор">
              <w:r w:rsidR="00AB73C2" w:rsidDel="00122887">
                <w:rPr>
                  <w:rFonts w:ascii="Times New Roman" w:hAnsi="Times New Roman"/>
                  <w:sz w:val="24"/>
                  <w:szCs w:val="24"/>
                  <w:lang w:val="ru-RU"/>
                </w:rPr>
                <w:delText>28</w:delText>
              </w:r>
            </w:del>
            <w:r w:rsidR="00B045F9" w:rsidRPr="00F65D8A">
              <w:rPr>
                <w:rFonts w:ascii="Times New Roman" w:hAnsi="Times New Roman"/>
                <w:sz w:val="24"/>
                <w:szCs w:val="24"/>
              </w:rPr>
              <w:t>.</w:t>
            </w:r>
            <w:r w:rsidR="00B045F9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  <w:del w:id="18" w:author="Автор">
              <w:r w:rsidR="00B045F9" w:rsidDel="00122887">
                <w:rPr>
                  <w:rFonts w:ascii="Times New Roman" w:hAnsi="Times New Roman"/>
                  <w:sz w:val="24"/>
                  <w:szCs w:val="24"/>
                </w:rPr>
                <w:delText>3</w:delText>
              </w:r>
            </w:del>
            <w:ins w:id="19" w:author="Автор">
              <w:r w:rsidR="00122887">
                <w:rPr>
                  <w:rFonts w:ascii="Times New Roman" w:hAnsi="Times New Roman"/>
                  <w:sz w:val="24"/>
                  <w:szCs w:val="24"/>
                  <w:lang w:val="ru-RU"/>
                </w:rPr>
                <w:t>5</w:t>
              </w:r>
            </w:ins>
            <w:r w:rsidR="00B045F9" w:rsidRPr="00F65D8A">
              <w:rPr>
                <w:rFonts w:ascii="Times New Roman" w:hAnsi="Times New Roman"/>
                <w:sz w:val="24"/>
                <w:szCs w:val="24"/>
              </w:rPr>
              <w:t>.202</w:t>
            </w:r>
            <w:r w:rsidR="00B045F9">
              <w:rPr>
                <w:rFonts w:ascii="Times New Roman" w:hAnsi="Times New Roman"/>
                <w:sz w:val="24"/>
                <w:szCs w:val="24"/>
              </w:rPr>
              <w:t>6</w:t>
            </w:r>
          </w:p>
          <w:p w14:paraId="1998B676" w14:textId="77777777" w:rsidR="00987E1F" w:rsidRPr="00AD3151" w:rsidRDefault="00987E1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129C7CE6" w14:textId="77777777" w:rsidR="00987E1F" w:rsidRPr="00AD3151" w:rsidRDefault="00987E1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26774300" w14:textId="77777777" w:rsidR="00987E1F" w:rsidRPr="00F65D8A" w:rsidRDefault="00987E1F" w:rsidP="0042424F">
      <w:pPr>
        <w:tabs>
          <w:tab w:val="left" w:pos="0"/>
        </w:tabs>
        <w:rPr>
          <w:rFonts w:ascii="Times New Roman" w:hAnsi="Times New Roman"/>
          <w:sz w:val="24"/>
          <w:szCs w:val="24"/>
          <w:lang w:val="ru-RU"/>
        </w:rPr>
      </w:pPr>
    </w:p>
    <w:p w14:paraId="14A87112" w14:textId="77777777" w:rsidR="00AF2FAF" w:rsidRPr="00F65D8A" w:rsidRDefault="00AF2FAF" w:rsidP="0042424F">
      <w:pPr>
        <w:tabs>
          <w:tab w:val="left" w:pos="0"/>
        </w:tabs>
        <w:rPr>
          <w:rFonts w:ascii="Times New Roman" w:hAnsi="Times New Roman"/>
          <w:b/>
          <w:sz w:val="24"/>
          <w:szCs w:val="24"/>
          <w:lang w:val="ru-RU"/>
        </w:rPr>
      </w:pPr>
    </w:p>
    <w:p w14:paraId="1D0681DA" w14:textId="77777777" w:rsidR="00AF2FAF" w:rsidRPr="00F65D8A" w:rsidRDefault="00AF2FAF" w:rsidP="0042424F">
      <w:pPr>
        <w:tabs>
          <w:tab w:val="left" w:pos="0"/>
        </w:tabs>
        <w:rPr>
          <w:rFonts w:ascii="Times New Roman" w:hAnsi="Times New Roman"/>
          <w:b/>
          <w:sz w:val="24"/>
          <w:szCs w:val="24"/>
          <w:lang w:val="ru-RU"/>
        </w:rPr>
      </w:pPr>
    </w:p>
    <w:p w14:paraId="3B33B8E8" w14:textId="3A0662EE" w:rsidR="00AD3151" w:rsidRDefault="00AD3151">
      <w:pPr>
        <w:jc w:val="left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  <w:br w:type="page"/>
      </w:r>
    </w:p>
    <w:p w14:paraId="4F0405C8" w14:textId="77777777" w:rsidR="0070394D" w:rsidRPr="00F65D8A" w:rsidRDefault="0070394D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126FFA77" w14:textId="4B9556E7" w:rsidR="0010303F" w:rsidRPr="00F65D8A" w:rsidRDefault="0010303F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</w:rPr>
      </w:pPr>
      <w:r w:rsidRPr="00F65D8A">
        <w:rPr>
          <w:rFonts w:ascii="Times New Roman" w:hAnsi="Times New Roman"/>
          <w:b/>
          <w:sz w:val="24"/>
          <w:szCs w:val="24"/>
          <w:lang w:val="ru-RU"/>
        </w:rPr>
        <w:t>ПЕРЕЧЕНЬ</w:t>
      </w:r>
      <w:r w:rsidRPr="00F65D8A">
        <w:rPr>
          <w:rFonts w:ascii="Times New Roman" w:hAnsi="Times New Roman"/>
          <w:b/>
          <w:sz w:val="24"/>
          <w:szCs w:val="24"/>
        </w:rPr>
        <w:t xml:space="preserve"> </w:t>
      </w:r>
      <w:r w:rsidRPr="00F65D8A">
        <w:rPr>
          <w:rFonts w:ascii="Times New Roman" w:hAnsi="Times New Roman"/>
          <w:b/>
          <w:sz w:val="24"/>
          <w:szCs w:val="24"/>
          <w:lang w:val="ru-RU"/>
        </w:rPr>
        <w:t>УТОЧНЕНИЙ</w:t>
      </w:r>
    </w:p>
    <w:p w14:paraId="314A7742" w14:textId="77777777" w:rsidR="0010303F" w:rsidRPr="00F65D8A" w:rsidRDefault="0010303F" w:rsidP="0042424F">
      <w:pPr>
        <w:tabs>
          <w:tab w:val="left" w:pos="0"/>
        </w:tabs>
        <w:jc w:val="center"/>
        <w:rPr>
          <w:rFonts w:ascii="Times New Roman" w:hAnsi="Times New Roman"/>
          <w:i/>
          <w:sz w:val="24"/>
          <w:szCs w:val="24"/>
          <w:lang w:val="ru-RU"/>
        </w:rPr>
      </w:pPr>
      <w:r w:rsidRPr="00F65D8A">
        <w:rPr>
          <w:rFonts w:ascii="Times New Roman" w:hAnsi="Times New Roman"/>
          <w:i/>
          <w:sz w:val="24"/>
          <w:szCs w:val="24"/>
          <w:lang w:val="ru-RU"/>
        </w:rPr>
        <w:t>Если статус &lt;НА УДЕРЖАНИИ&gt; был включен в основную часть документа, пожалуйста, укажите его местоположение, указав номер соответствующей страницы.</w:t>
      </w:r>
    </w:p>
    <w:p w14:paraId="7A7AA2D3" w14:textId="77777777" w:rsidR="00987E1F" w:rsidRPr="00F65D8A" w:rsidRDefault="00987E1F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tbl>
      <w:tblPr>
        <w:tblStyle w:val="26"/>
        <w:tblW w:w="0" w:type="auto"/>
        <w:tblLook w:val="04A0" w:firstRow="1" w:lastRow="0" w:firstColumn="1" w:lastColumn="0" w:noHBand="0" w:noVBand="1"/>
      </w:tblPr>
      <w:tblGrid>
        <w:gridCol w:w="1454"/>
        <w:gridCol w:w="1029"/>
        <w:gridCol w:w="6800"/>
      </w:tblGrid>
      <w:tr w:rsidR="00A837FE" w:rsidRPr="00F65D8A" w14:paraId="5B5C0166" w14:textId="77777777" w:rsidTr="000F1D8F">
        <w:tc>
          <w:tcPr>
            <w:tcW w:w="1234" w:type="dxa"/>
            <w:shd w:val="clear" w:color="auto" w:fill="FFFFFF" w:themeFill="background1"/>
          </w:tcPr>
          <w:p w14:paraId="4DC56406" w14:textId="0A623F1B" w:rsidR="0010303F" w:rsidRPr="00F65D8A" w:rsidRDefault="0010303F" w:rsidP="0042424F">
            <w:pPr>
              <w:tabs>
                <w:tab w:val="left" w:pos="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65D8A">
              <w:rPr>
                <w:rFonts w:ascii="Times New Roman" w:hAnsi="Times New Roman"/>
                <w:b/>
                <w:sz w:val="24"/>
                <w:szCs w:val="24"/>
              </w:rPr>
              <w:t>Номер</w:t>
            </w:r>
            <w:proofErr w:type="spellEnd"/>
            <w:r w:rsidRPr="00F65D8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65D8A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У</w:t>
            </w:r>
            <w:proofErr w:type="spellStart"/>
            <w:r w:rsidRPr="00F65D8A">
              <w:rPr>
                <w:rFonts w:ascii="Times New Roman" w:hAnsi="Times New Roman"/>
                <w:b/>
                <w:sz w:val="24"/>
                <w:szCs w:val="24"/>
              </w:rPr>
              <w:t>держания</w:t>
            </w:r>
            <w:proofErr w:type="spellEnd"/>
          </w:p>
        </w:tc>
        <w:tc>
          <w:tcPr>
            <w:tcW w:w="1029" w:type="dxa"/>
            <w:shd w:val="clear" w:color="auto" w:fill="FFFFFF" w:themeFill="background1"/>
          </w:tcPr>
          <w:p w14:paraId="289B1F42" w14:textId="1EABEAFE" w:rsidR="0010303F" w:rsidRPr="00F65D8A" w:rsidRDefault="0010303F" w:rsidP="0042424F">
            <w:pPr>
              <w:tabs>
                <w:tab w:val="left" w:pos="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F65D8A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Раздел</w:t>
            </w:r>
            <w:r w:rsidRPr="00F65D8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800" w:type="dxa"/>
            <w:shd w:val="clear" w:color="auto" w:fill="FFFFFF" w:themeFill="background1"/>
          </w:tcPr>
          <w:p w14:paraId="620B0216" w14:textId="2053F9DE" w:rsidR="0010303F" w:rsidRPr="00F65D8A" w:rsidRDefault="0010303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65D8A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Описание удержания</w:t>
            </w:r>
          </w:p>
        </w:tc>
      </w:tr>
      <w:tr w:rsidR="00A837FE" w:rsidRPr="00F65D8A" w14:paraId="240083C6" w14:textId="77777777" w:rsidTr="000F1D8F">
        <w:tc>
          <w:tcPr>
            <w:tcW w:w="1234" w:type="dxa"/>
          </w:tcPr>
          <w:p w14:paraId="73AE861C" w14:textId="77777777" w:rsidR="00987E1F" w:rsidRPr="00F65D8A" w:rsidRDefault="00987E1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  <w:r w:rsidRPr="00F65D8A">
              <w:rPr>
                <w:rFonts w:ascii="Times New Roman" w:hAnsi="Times New Roman"/>
                <w:sz w:val="24"/>
                <w:szCs w:val="24"/>
              </w:rPr>
              <w:t>&lt;1&gt;</w:t>
            </w:r>
          </w:p>
        </w:tc>
        <w:tc>
          <w:tcPr>
            <w:tcW w:w="1029" w:type="dxa"/>
          </w:tcPr>
          <w:p w14:paraId="095BDB22" w14:textId="77777777" w:rsidR="00987E1F" w:rsidRPr="00F65D8A" w:rsidRDefault="00987E1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00" w:type="dxa"/>
          </w:tcPr>
          <w:p w14:paraId="23F25DAD" w14:textId="77777777" w:rsidR="00987E1F" w:rsidRPr="00F65D8A" w:rsidRDefault="00987E1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37FE" w:rsidRPr="00F65D8A" w14:paraId="6EB3A9B6" w14:textId="77777777" w:rsidTr="000F1D8F">
        <w:tc>
          <w:tcPr>
            <w:tcW w:w="1234" w:type="dxa"/>
          </w:tcPr>
          <w:p w14:paraId="42CC192C" w14:textId="77777777" w:rsidR="00987E1F" w:rsidRPr="00F65D8A" w:rsidRDefault="00987E1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9" w:type="dxa"/>
          </w:tcPr>
          <w:p w14:paraId="2AEE8973" w14:textId="77777777" w:rsidR="00987E1F" w:rsidRPr="00F65D8A" w:rsidRDefault="00987E1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00" w:type="dxa"/>
          </w:tcPr>
          <w:p w14:paraId="1C1BB9CD" w14:textId="77777777" w:rsidR="00987E1F" w:rsidRPr="00F65D8A" w:rsidRDefault="00987E1F" w:rsidP="0042424F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37FE" w:rsidRPr="00F65D8A" w14:paraId="1C683205" w14:textId="77777777" w:rsidTr="000F1D8F">
        <w:tc>
          <w:tcPr>
            <w:tcW w:w="1234" w:type="dxa"/>
          </w:tcPr>
          <w:p w14:paraId="7D82ACD1" w14:textId="77777777" w:rsidR="00987E1F" w:rsidRPr="00F65D8A" w:rsidRDefault="00987E1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29" w:type="dxa"/>
          </w:tcPr>
          <w:p w14:paraId="192CB7F4" w14:textId="77777777" w:rsidR="00987E1F" w:rsidRPr="00F65D8A" w:rsidRDefault="00987E1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0" w:type="dxa"/>
          </w:tcPr>
          <w:p w14:paraId="6399C003" w14:textId="77777777" w:rsidR="00987E1F" w:rsidRPr="00F65D8A" w:rsidRDefault="00987E1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37FE" w:rsidRPr="00F65D8A" w14:paraId="643B0EBA" w14:textId="77777777" w:rsidTr="000F1D8F">
        <w:tc>
          <w:tcPr>
            <w:tcW w:w="1234" w:type="dxa"/>
          </w:tcPr>
          <w:p w14:paraId="6453B81D" w14:textId="77777777" w:rsidR="00987E1F" w:rsidRPr="00F65D8A" w:rsidRDefault="00987E1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29" w:type="dxa"/>
          </w:tcPr>
          <w:p w14:paraId="7ACB299E" w14:textId="77777777" w:rsidR="00987E1F" w:rsidRPr="00F65D8A" w:rsidRDefault="00987E1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0" w:type="dxa"/>
          </w:tcPr>
          <w:p w14:paraId="5F08809E" w14:textId="77777777" w:rsidR="00987E1F" w:rsidRPr="00F65D8A" w:rsidRDefault="00987E1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837FE" w:rsidRPr="00F65D8A" w14:paraId="0962E367" w14:textId="77777777" w:rsidTr="000F1D8F">
        <w:tc>
          <w:tcPr>
            <w:tcW w:w="1234" w:type="dxa"/>
          </w:tcPr>
          <w:p w14:paraId="48B0F3E6" w14:textId="77777777" w:rsidR="00987E1F" w:rsidRPr="00F65D8A" w:rsidRDefault="00987E1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29" w:type="dxa"/>
          </w:tcPr>
          <w:p w14:paraId="4789A1D6" w14:textId="77777777" w:rsidR="00987E1F" w:rsidRPr="00F65D8A" w:rsidRDefault="00987E1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0" w:type="dxa"/>
          </w:tcPr>
          <w:p w14:paraId="06125C12" w14:textId="77777777" w:rsidR="00987E1F" w:rsidRPr="00F65D8A" w:rsidRDefault="00987E1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87E1F" w:rsidRPr="00F65D8A" w14:paraId="30C48D92" w14:textId="77777777" w:rsidTr="000F1D8F">
        <w:tc>
          <w:tcPr>
            <w:tcW w:w="1234" w:type="dxa"/>
          </w:tcPr>
          <w:p w14:paraId="31BA971F" w14:textId="77777777" w:rsidR="00987E1F" w:rsidRPr="00F65D8A" w:rsidRDefault="00987E1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29" w:type="dxa"/>
          </w:tcPr>
          <w:p w14:paraId="5E445CA6" w14:textId="77777777" w:rsidR="00987E1F" w:rsidRPr="00F65D8A" w:rsidRDefault="00987E1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0" w:type="dxa"/>
          </w:tcPr>
          <w:p w14:paraId="7FA324B7" w14:textId="77777777" w:rsidR="00987E1F" w:rsidRPr="00F65D8A" w:rsidRDefault="00987E1F" w:rsidP="0042424F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F77F513" w14:textId="77777777" w:rsidR="00987E1F" w:rsidRPr="00F65D8A" w:rsidRDefault="00987E1F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</w:rPr>
      </w:pPr>
    </w:p>
    <w:p w14:paraId="3801CE57" w14:textId="77777777" w:rsidR="00CE6D26" w:rsidRPr="00F65D8A" w:rsidRDefault="00CE6D26" w:rsidP="0042424F">
      <w:pPr>
        <w:tabs>
          <w:tab w:val="left" w:pos="0"/>
        </w:tabs>
        <w:jc w:val="center"/>
        <w:rPr>
          <w:rFonts w:ascii="Times New Roman" w:hAnsi="Times New Roman"/>
          <w:i/>
          <w:sz w:val="24"/>
          <w:szCs w:val="24"/>
          <w:lang w:val="ru-RU"/>
        </w:rPr>
      </w:pPr>
    </w:p>
    <w:p w14:paraId="3855C3EF" w14:textId="77777777" w:rsidR="00034370" w:rsidRPr="00F65D8A" w:rsidRDefault="00034370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7729E158" w14:textId="77777777" w:rsidR="0010303F" w:rsidRPr="00F65D8A" w:rsidRDefault="0010303F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F65D8A">
        <w:rPr>
          <w:rFonts w:ascii="Times New Roman" w:hAnsi="Times New Roman"/>
          <w:b/>
          <w:sz w:val="24"/>
          <w:szCs w:val="24"/>
          <w:lang w:val="ru-RU"/>
        </w:rPr>
        <w:t>ИСТОРИЯ РЕДАКЦИИ</w:t>
      </w:r>
    </w:p>
    <w:p w14:paraId="3F9C3A13" w14:textId="77777777" w:rsidR="00987E1F" w:rsidRPr="00F65D8A" w:rsidRDefault="00987E1F" w:rsidP="0042424F">
      <w:pPr>
        <w:tabs>
          <w:tab w:val="left" w:pos="0"/>
        </w:tabs>
        <w:jc w:val="center"/>
        <w:rPr>
          <w:rFonts w:ascii="Times New Roman" w:hAnsi="Times New Roman"/>
          <w:b/>
          <w:sz w:val="24"/>
          <w:szCs w:val="24"/>
        </w:rPr>
      </w:pPr>
    </w:p>
    <w:p w14:paraId="0CB299AC" w14:textId="77777777" w:rsidR="0010303F" w:rsidRPr="00F65D8A" w:rsidRDefault="0010303F" w:rsidP="0042424F">
      <w:pPr>
        <w:tabs>
          <w:tab w:val="left" w:pos="0"/>
        </w:tabs>
        <w:rPr>
          <w:rFonts w:ascii="Times New Roman" w:hAnsi="Times New Roman"/>
          <w:i/>
          <w:sz w:val="24"/>
          <w:szCs w:val="24"/>
          <w:lang w:val="ru-RU"/>
        </w:rPr>
      </w:pPr>
      <w:r w:rsidRPr="00F65D8A">
        <w:rPr>
          <w:rFonts w:ascii="Times New Roman" w:hAnsi="Times New Roman"/>
          <w:i/>
          <w:sz w:val="24"/>
          <w:szCs w:val="24"/>
          <w:lang w:val="ru-RU"/>
        </w:rPr>
        <w:t>Укажите существенные изменения по сравнению с предыдущими редакциями документа</w:t>
      </w:r>
    </w:p>
    <w:tbl>
      <w:tblPr>
        <w:tblStyle w:val="34"/>
        <w:tblW w:w="0" w:type="auto"/>
        <w:tblLook w:val="04A0" w:firstRow="1" w:lastRow="0" w:firstColumn="1" w:lastColumn="0" w:noHBand="0" w:noVBand="1"/>
      </w:tblPr>
      <w:tblGrid>
        <w:gridCol w:w="839"/>
        <w:gridCol w:w="2984"/>
        <w:gridCol w:w="5240"/>
      </w:tblGrid>
      <w:tr w:rsidR="00A837FE" w:rsidRPr="00F65D8A" w14:paraId="74C522FD" w14:textId="77777777" w:rsidTr="000F1D8F">
        <w:tc>
          <w:tcPr>
            <w:tcW w:w="839" w:type="dxa"/>
            <w:shd w:val="clear" w:color="auto" w:fill="FFFFFF" w:themeFill="background1"/>
          </w:tcPr>
          <w:p w14:paraId="53235A6D" w14:textId="3AF4A3B2" w:rsidR="0010303F" w:rsidRPr="00F65D8A" w:rsidRDefault="0010303F" w:rsidP="0042424F">
            <w:pPr>
              <w:tabs>
                <w:tab w:val="left" w:pos="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F65D8A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Ред</w:t>
            </w:r>
            <w:r w:rsidRPr="00F65D8A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2984" w:type="dxa"/>
            <w:shd w:val="clear" w:color="auto" w:fill="FFFFFF" w:themeFill="background1"/>
          </w:tcPr>
          <w:p w14:paraId="0E50F273" w14:textId="5991521F" w:rsidR="0010303F" w:rsidRPr="00F65D8A" w:rsidRDefault="0010303F" w:rsidP="0042424F">
            <w:pPr>
              <w:tabs>
                <w:tab w:val="left" w:pos="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F65D8A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5240" w:type="dxa"/>
            <w:shd w:val="clear" w:color="auto" w:fill="FFFFFF" w:themeFill="background1"/>
          </w:tcPr>
          <w:p w14:paraId="5271DA00" w14:textId="54B27310" w:rsidR="0010303F" w:rsidRPr="00E95E87" w:rsidRDefault="0010303F" w:rsidP="0042424F">
            <w:pPr>
              <w:tabs>
                <w:tab w:val="left" w:pos="0"/>
              </w:tabs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95E87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Описание Редакции</w:t>
            </w:r>
          </w:p>
        </w:tc>
      </w:tr>
      <w:tr w:rsidR="00995F64" w:rsidRPr="00F65D8A" w14:paraId="147F7273" w14:textId="77777777" w:rsidTr="0003682D">
        <w:tc>
          <w:tcPr>
            <w:tcW w:w="839" w:type="dxa"/>
            <w:vAlign w:val="center"/>
          </w:tcPr>
          <w:p w14:paraId="4F584A76" w14:textId="59E982CC" w:rsidR="00995F64" w:rsidRPr="00B30686" w:rsidRDefault="00B30686" w:rsidP="00995F64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</w:t>
            </w:r>
          </w:p>
        </w:tc>
        <w:tc>
          <w:tcPr>
            <w:tcW w:w="2984" w:type="dxa"/>
          </w:tcPr>
          <w:p w14:paraId="092D7979" w14:textId="01C1ABBE" w:rsidR="00995F64" w:rsidRPr="00CF1BA0" w:rsidRDefault="00122887" w:rsidP="00E95E87">
            <w:pPr>
              <w:tabs>
                <w:tab w:val="left" w:pos="0"/>
              </w:tabs>
              <w:rPr>
                <w:rFonts w:ascii="Times New Roman" w:hAnsi="Times New Roman"/>
                <w:b/>
                <w:sz w:val="24"/>
                <w:szCs w:val="24"/>
                <w:highlight w:val="yellow"/>
                <w:lang w:val="ru-RU"/>
              </w:rPr>
            </w:pPr>
            <w:ins w:id="20" w:author="Автор">
              <w:r>
                <w:rPr>
                  <w:rFonts w:ascii="Times New Roman" w:hAnsi="Times New Roman"/>
                  <w:sz w:val="24"/>
                  <w:szCs w:val="24"/>
                  <w:lang w:val="ru-RU"/>
                </w:rPr>
                <w:t>05</w:t>
              </w:r>
            </w:ins>
            <w:del w:id="21" w:author="Автор">
              <w:r w:rsidR="00AB73C2" w:rsidDel="00122887">
                <w:rPr>
                  <w:rFonts w:ascii="Times New Roman" w:hAnsi="Times New Roman"/>
                  <w:sz w:val="24"/>
                  <w:szCs w:val="24"/>
                  <w:lang w:val="ru-RU"/>
                </w:rPr>
                <w:delText>28</w:delText>
              </w:r>
            </w:del>
            <w:r w:rsidR="00B045F9" w:rsidRPr="00F65D8A">
              <w:rPr>
                <w:rFonts w:ascii="Times New Roman" w:hAnsi="Times New Roman"/>
                <w:sz w:val="24"/>
                <w:szCs w:val="24"/>
              </w:rPr>
              <w:t>.</w:t>
            </w:r>
            <w:r w:rsidR="00B045F9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  <w:del w:id="22" w:author="Автор">
              <w:r w:rsidR="00B045F9" w:rsidDel="00122887">
                <w:rPr>
                  <w:rFonts w:ascii="Times New Roman" w:hAnsi="Times New Roman"/>
                  <w:sz w:val="24"/>
                  <w:szCs w:val="24"/>
                </w:rPr>
                <w:delText>3</w:delText>
              </w:r>
            </w:del>
            <w:ins w:id="23" w:author="Автор">
              <w:r>
                <w:rPr>
                  <w:rFonts w:ascii="Times New Roman" w:hAnsi="Times New Roman"/>
                  <w:sz w:val="24"/>
                  <w:szCs w:val="24"/>
                  <w:lang w:val="ru-RU"/>
                </w:rPr>
                <w:t>5</w:t>
              </w:r>
            </w:ins>
            <w:r w:rsidR="00B045F9" w:rsidRPr="00F65D8A">
              <w:rPr>
                <w:rFonts w:ascii="Times New Roman" w:hAnsi="Times New Roman"/>
                <w:sz w:val="24"/>
                <w:szCs w:val="24"/>
              </w:rPr>
              <w:t>.202</w:t>
            </w:r>
            <w:r w:rsidR="00B045F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240" w:type="dxa"/>
            <w:vAlign w:val="center"/>
          </w:tcPr>
          <w:p w14:paraId="3099B9F3" w14:textId="6DE60473" w:rsidR="00995F64" w:rsidRPr="00F65D8A" w:rsidRDefault="00995F64" w:rsidP="00995F64">
            <w:pPr>
              <w:tabs>
                <w:tab w:val="left" w:pos="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E95E87">
              <w:rPr>
                <w:rFonts w:ascii="Times New Roman" w:hAnsi="Times New Roman"/>
                <w:spacing w:val="-4"/>
                <w:sz w:val="24"/>
                <w:szCs w:val="24"/>
                <w:lang w:val="ru-RU"/>
              </w:rPr>
              <w:t>Выпущено для внутреннего рассмотрения</w:t>
            </w:r>
            <w:r w:rsidRPr="00F65D8A">
              <w:rPr>
                <w:rFonts w:ascii="Times New Roman" w:hAnsi="Times New Roman"/>
                <w:spacing w:val="-4"/>
                <w:sz w:val="24"/>
                <w:szCs w:val="24"/>
                <w:lang w:val="ru-RU"/>
              </w:rPr>
              <w:t xml:space="preserve"> </w:t>
            </w:r>
          </w:p>
        </w:tc>
      </w:tr>
      <w:tr w:rsidR="00995F64" w:rsidRPr="00F65D8A" w14:paraId="39C0D923" w14:textId="77777777" w:rsidTr="0003682D">
        <w:tc>
          <w:tcPr>
            <w:tcW w:w="839" w:type="dxa"/>
            <w:vAlign w:val="center"/>
          </w:tcPr>
          <w:p w14:paraId="49DC40D1" w14:textId="59A6B162" w:rsidR="00995F64" w:rsidRPr="00F65D8A" w:rsidRDefault="00995F64" w:rsidP="00995F64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84" w:type="dxa"/>
          </w:tcPr>
          <w:p w14:paraId="21AF63F9" w14:textId="6D1855F6" w:rsidR="00995F64" w:rsidRPr="00F65D8A" w:rsidRDefault="00995F64" w:rsidP="00995F64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40" w:type="dxa"/>
            <w:vAlign w:val="center"/>
          </w:tcPr>
          <w:p w14:paraId="609B1D53" w14:textId="334B5C15" w:rsidR="00995F64" w:rsidRPr="00F65D8A" w:rsidRDefault="00995F64" w:rsidP="00995F64">
            <w:pPr>
              <w:tabs>
                <w:tab w:val="left" w:pos="0"/>
              </w:tabs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95F64" w:rsidRPr="00F65D8A" w14:paraId="29E9BE53" w14:textId="77777777" w:rsidTr="0003682D">
        <w:tc>
          <w:tcPr>
            <w:tcW w:w="839" w:type="dxa"/>
            <w:vAlign w:val="center"/>
          </w:tcPr>
          <w:p w14:paraId="3656E157" w14:textId="6F764ACE" w:rsidR="00995F64" w:rsidRPr="00F65D8A" w:rsidRDefault="00995F64" w:rsidP="00995F64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84" w:type="dxa"/>
          </w:tcPr>
          <w:p w14:paraId="3E0FA757" w14:textId="0CFA0AA0" w:rsidR="00995F64" w:rsidRPr="00F65D8A" w:rsidRDefault="00995F64" w:rsidP="00995F64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40" w:type="dxa"/>
            <w:vAlign w:val="center"/>
          </w:tcPr>
          <w:p w14:paraId="79937B2F" w14:textId="6AEFCF8B" w:rsidR="00995F64" w:rsidRPr="00F65D8A" w:rsidRDefault="00995F64" w:rsidP="00995F64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3151" w:rsidRPr="00F65D8A" w14:paraId="5FB1B1DD" w14:textId="77777777" w:rsidTr="00DE2456">
        <w:tc>
          <w:tcPr>
            <w:tcW w:w="839" w:type="dxa"/>
            <w:shd w:val="clear" w:color="auto" w:fill="FFFFFF" w:themeFill="background1"/>
            <w:vAlign w:val="center"/>
          </w:tcPr>
          <w:p w14:paraId="0737408F" w14:textId="751D6BE3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84" w:type="dxa"/>
            <w:shd w:val="clear" w:color="auto" w:fill="FFFFFF" w:themeFill="background1"/>
            <w:vAlign w:val="center"/>
          </w:tcPr>
          <w:p w14:paraId="6DB46F95" w14:textId="64BB00E0" w:rsidR="00AD3151" w:rsidRPr="00F65D8A" w:rsidRDefault="00AD3151" w:rsidP="00AD3151">
            <w:pPr>
              <w:tabs>
                <w:tab w:val="left" w:pos="0"/>
              </w:tabs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40" w:type="dxa"/>
            <w:shd w:val="clear" w:color="auto" w:fill="FFFFFF" w:themeFill="background1"/>
            <w:vAlign w:val="center"/>
          </w:tcPr>
          <w:p w14:paraId="3E29ABD4" w14:textId="4A9C2EC4" w:rsidR="00AD3151" w:rsidRPr="00F65D8A" w:rsidRDefault="00AD3151" w:rsidP="00AD3151">
            <w:pPr>
              <w:tabs>
                <w:tab w:val="left" w:pos="0"/>
              </w:tabs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151" w:rsidRPr="00F65D8A" w14:paraId="502CD073" w14:textId="77777777" w:rsidTr="003550BE">
        <w:tc>
          <w:tcPr>
            <w:tcW w:w="839" w:type="dxa"/>
            <w:shd w:val="clear" w:color="auto" w:fill="FFFFFF" w:themeFill="background1"/>
            <w:vAlign w:val="center"/>
          </w:tcPr>
          <w:p w14:paraId="3F0160EC" w14:textId="4C5EF3B6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84" w:type="dxa"/>
            <w:shd w:val="clear" w:color="auto" w:fill="FFFFFF" w:themeFill="background1"/>
            <w:vAlign w:val="center"/>
          </w:tcPr>
          <w:p w14:paraId="32F01E51" w14:textId="2EB76308" w:rsidR="00AD3151" w:rsidRPr="00F65D8A" w:rsidRDefault="00AD3151" w:rsidP="00AD3151">
            <w:pPr>
              <w:tabs>
                <w:tab w:val="left" w:pos="0"/>
              </w:tabs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40" w:type="dxa"/>
            <w:shd w:val="clear" w:color="auto" w:fill="FFFFFF" w:themeFill="background1"/>
            <w:vAlign w:val="center"/>
          </w:tcPr>
          <w:p w14:paraId="40C7E86F" w14:textId="1581C6E1" w:rsidR="00AD3151" w:rsidRPr="00F65D8A" w:rsidRDefault="00AD3151" w:rsidP="00AD3151">
            <w:pPr>
              <w:tabs>
                <w:tab w:val="left" w:pos="0"/>
              </w:tabs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151" w:rsidRPr="00F65D8A" w14:paraId="61175380" w14:textId="77777777" w:rsidTr="002D4204">
        <w:tc>
          <w:tcPr>
            <w:tcW w:w="839" w:type="dxa"/>
            <w:vAlign w:val="center"/>
          </w:tcPr>
          <w:p w14:paraId="6245BBB8" w14:textId="57977B03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84" w:type="dxa"/>
            <w:vAlign w:val="center"/>
          </w:tcPr>
          <w:p w14:paraId="283F69EC" w14:textId="49D6FC3D" w:rsidR="00AD3151" w:rsidRPr="00F65D8A" w:rsidRDefault="00AD3151" w:rsidP="00AD3151">
            <w:pPr>
              <w:tabs>
                <w:tab w:val="left" w:pos="0"/>
              </w:tabs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40" w:type="dxa"/>
            <w:vAlign w:val="center"/>
          </w:tcPr>
          <w:p w14:paraId="23CF41AD" w14:textId="71B863BB" w:rsidR="00AD3151" w:rsidRPr="00F65D8A" w:rsidRDefault="00AD3151" w:rsidP="00AD3151">
            <w:pPr>
              <w:tabs>
                <w:tab w:val="left" w:pos="0"/>
              </w:tabs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151" w:rsidRPr="00F65D8A" w14:paraId="03D2C9B0" w14:textId="77777777" w:rsidTr="00DE2456">
        <w:tc>
          <w:tcPr>
            <w:tcW w:w="839" w:type="dxa"/>
            <w:vAlign w:val="center"/>
          </w:tcPr>
          <w:p w14:paraId="56EB448B" w14:textId="6F37975F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84" w:type="dxa"/>
            <w:vAlign w:val="center"/>
          </w:tcPr>
          <w:p w14:paraId="1AB169AE" w14:textId="500BC955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40" w:type="dxa"/>
            <w:vAlign w:val="center"/>
          </w:tcPr>
          <w:p w14:paraId="2330023E" w14:textId="25D3F932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151" w:rsidRPr="00F65D8A" w14:paraId="23AB11C8" w14:textId="77777777" w:rsidTr="00DE2456">
        <w:tc>
          <w:tcPr>
            <w:tcW w:w="839" w:type="dxa"/>
            <w:vAlign w:val="center"/>
          </w:tcPr>
          <w:p w14:paraId="48900B27" w14:textId="2D48DA6F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84" w:type="dxa"/>
            <w:vAlign w:val="center"/>
          </w:tcPr>
          <w:p w14:paraId="5908A312" w14:textId="00C8AAB0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40" w:type="dxa"/>
            <w:vAlign w:val="center"/>
          </w:tcPr>
          <w:p w14:paraId="3B64C374" w14:textId="42B6FB04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151" w:rsidRPr="00F65D8A" w14:paraId="0E773496" w14:textId="77777777" w:rsidTr="00DE2456">
        <w:tc>
          <w:tcPr>
            <w:tcW w:w="839" w:type="dxa"/>
            <w:shd w:val="clear" w:color="auto" w:fill="FFFFFF" w:themeFill="background1"/>
            <w:vAlign w:val="center"/>
          </w:tcPr>
          <w:p w14:paraId="74D5FAEC" w14:textId="5C64705E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84" w:type="dxa"/>
            <w:shd w:val="clear" w:color="auto" w:fill="FFFFFF" w:themeFill="background1"/>
            <w:vAlign w:val="center"/>
          </w:tcPr>
          <w:p w14:paraId="500824B2" w14:textId="52172147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40" w:type="dxa"/>
            <w:shd w:val="clear" w:color="auto" w:fill="FFFFFF" w:themeFill="background1"/>
            <w:vAlign w:val="center"/>
          </w:tcPr>
          <w:p w14:paraId="6374AF55" w14:textId="5EF0AC84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151" w:rsidRPr="00F65D8A" w14:paraId="7580626B" w14:textId="77777777" w:rsidTr="000F1D8F">
        <w:tc>
          <w:tcPr>
            <w:tcW w:w="839" w:type="dxa"/>
          </w:tcPr>
          <w:p w14:paraId="0E2916C4" w14:textId="77777777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84" w:type="dxa"/>
          </w:tcPr>
          <w:p w14:paraId="595B207D" w14:textId="77777777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40" w:type="dxa"/>
          </w:tcPr>
          <w:p w14:paraId="17FA3999" w14:textId="77777777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151" w:rsidRPr="00F65D8A" w14:paraId="160BD3B9" w14:textId="77777777" w:rsidTr="000F1D8F">
        <w:tc>
          <w:tcPr>
            <w:tcW w:w="839" w:type="dxa"/>
          </w:tcPr>
          <w:p w14:paraId="594C99C8" w14:textId="77777777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84" w:type="dxa"/>
          </w:tcPr>
          <w:p w14:paraId="6AB471AF" w14:textId="77777777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40" w:type="dxa"/>
          </w:tcPr>
          <w:p w14:paraId="277A3339" w14:textId="77777777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151" w:rsidRPr="00F65D8A" w14:paraId="078968CF" w14:textId="77777777" w:rsidTr="000F1D8F">
        <w:tc>
          <w:tcPr>
            <w:tcW w:w="839" w:type="dxa"/>
          </w:tcPr>
          <w:p w14:paraId="5EC614A8" w14:textId="77777777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84" w:type="dxa"/>
          </w:tcPr>
          <w:p w14:paraId="70135090" w14:textId="77777777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40" w:type="dxa"/>
          </w:tcPr>
          <w:p w14:paraId="300694DB" w14:textId="77777777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3151" w:rsidRPr="00F65D8A" w14:paraId="7BD0427F" w14:textId="77777777" w:rsidTr="000F1D8F">
        <w:tc>
          <w:tcPr>
            <w:tcW w:w="839" w:type="dxa"/>
          </w:tcPr>
          <w:p w14:paraId="3D86791C" w14:textId="77777777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84" w:type="dxa"/>
          </w:tcPr>
          <w:p w14:paraId="6AE0EB94" w14:textId="77777777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40" w:type="dxa"/>
          </w:tcPr>
          <w:p w14:paraId="51BA86C0" w14:textId="77777777" w:rsidR="00AD3151" w:rsidRPr="00F65D8A" w:rsidRDefault="00AD3151" w:rsidP="00AD3151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663AB5EA" w14:textId="65065DD6" w:rsidR="00AD3151" w:rsidRDefault="00AD3151" w:rsidP="0042424F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04AD121" w14:textId="77777777" w:rsidR="00AD3151" w:rsidRDefault="00AD3151">
      <w:pPr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31249F77" w14:textId="77777777" w:rsidR="00034370" w:rsidRPr="00F65D8A" w:rsidRDefault="00034370" w:rsidP="00D14F98">
      <w:pPr>
        <w:tabs>
          <w:tab w:val="left" w:pos="0"/>
        </w:tabs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536A8916" w14:textId="77777777" w:rsidR="003D7501" w:rsidRPr="00F65D8A" w:rsidRDefault="003D7501" w:rsidP="0042424F">
      <w:pPr>
        <w:tabs>
          <w:tab w:val="left" w:pos="0"/>
        </w:tabs>
        <w:jc w:val="left"/>
        <w:rPr>
          <w:rFonts w:ascii="Times New Roman" w:hAnsi="Times New Roman"/>
          <w:b/>
          <w:bCs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id w:val="-1408376839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67A1038" w14:textId="5A2B629C" w:rsidR="009C6500" w:rsidRPr="00356C56" w:rsidRDefault="004D773D" w:rsidP="004D773D">
          <w:pPr>
            <w:pStyle w:val="aff4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ru-RU"/>
            </w:rPr>
          </w:pPr>
          <w:r w:rsidRPr="00356C56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ru-RU"/>
            </w:rPr>
            <w:t>Содержание</w:t>
          </w:r>
        </w:p>
        <w:p w14:paraId="4D72F2EE" w14:textId="77777777" w:rsidR="006326D4" w:rsidRPr="00D05237" w:rsidRDefault="006326D4" w:rsidP="00BB09DE">
          <w:pPr>
            <w:rPr>
              <w:rFonts w:ascii="Times New Roman" w:hAnsi="Times New Roman"/>
              <w:sz w:val="40"/>
              <w:szCs w:val="40"/>
              <w:lang w:val="ru-RU"/>
            </w:rPr>
          </w:pPr>
        </w:p>
        <w:p w14:paraId="3BAB6108" w14:textId="52ED8395" w:rsidR="00DA792F" w:rsidRDefault="009C6500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</w:pPr>
          <w:r w:rsidRPr="00D14F98">
            <w:rPr>
              <w:rFonts w:ascii="Times New Roman" w:hAnsi="Times New Roman"/>
              <w:b w:val="0"/>
              <w:bCs/>
              <w:sz w:val="24"/>
              <w:szCs w:val="24"/>
            </w:rPr>
            <w:fldChar w:fldCharType="begin"/>
          </w:r>
          <w:r w:rsidRPr="00D14F98">
            <w:rPr>
              <w:rFonts w:ascii="Times New Roman" w:hAnsi="Times New Roman"/>
              <w:b w:val="0"/>
              <w:bCs/>
              <w:sz w:val="24"/>
              <w:szCs w:val="24"/>
            </w:rPr>
            <w:instrText xml:space="preserve"> TOC \o "1-3" \h \z \u </w:instrText>
          </w:r>
          <w:r w:rsidRPr="00D14F98">
            <w:rPr>
              <w:rFonts w:ascii="Times New Roman" w:hAnsi="Times New Roman"/>
              <w:b w:val="0"/>
              <w:bCs/>
              <w:sz w:val="24"/>
              <w:szCs w:val="24"/>
            </w:rPr>
            <w:fldChar w:fldCharType="separate"/>
          </w:r>
          <w:r w:rsidR="003317E4">
            <w:fldChar w:fldCharType="begin"/>
          </w:r>
          <w:r w:rsidR="003317E4">
            <w:instrText xml:space="preserve"> HYPERLINK \l "_Toc225613074" </w:instrText>
          </w:r>
          <w:ins w:id="24" w:author="Автор"/>
          <w:r w:rsidR="003317E4">
            <w:fldChar w:fldCharType="separate"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1.</w:t>
          </w:r>
          <w:r w:rsidR="00DA792F"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Общие положения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_Toc225613074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ins w:id="25" w:author="Автор">
            <w:r w:rsidR="0080286F">
              <w:rPr>
                <w:webHidden/>
              </w:rPr>
              <w:t>6</w:t>
            </w:r>
            <w:del w:id="26" w:author="Автор">
              <w:r w:rsidR="00122887" w:rsidDel="0080286F">
                <w:rPr>
                  <w:webHidden/>
                </w:rPr>
                <w:delText>6</w:delText>
              </w:r>
            </w:del>
          </w:ins>
          <w:del w:id="27" w:author="Автор">
            <w:r w:rsidR="00DA792F" w:rsidDel="0080286F">
              <w:rPr>
                <w:webHidden/>
              </w:rPr>
              <w:delText>5</w:delText>
            </w:r>
          </w:del>
          <w:r w:rsidR="00DA792F">
            <w:rPr>
              <w:webHidden/>
            </w:rPr>
            <w:fldChar w:fldCharType="end"/>
          </w:r>
          <w:r w:rsidR="003317E4">
            <w:fldChar w:fldCharType="end"/>
          </w:r>
        </w:p>
        <w:p w14:paraId="38B63ECE" w14:textId="62085934" w:rsidR="00DA792F" w:rsidRDefault="003317E4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HYPERLINK \l "_Toc225613075" </w:instrText>
          </w:r>
          <w:ins w:id="28" w:author="Автор"/>
          <w:r>
            <w:fldChar w:fldCharType="separate"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2.</w:t>
          </w:r>
          <w:r w:rsidR="00DA792F"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Этапы выполнения работ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_Toc225613075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r w:rsidR="0080286F">
            <w:rPr>
              <w:webHidden/>
            </w:rPr>
            <w:t>7</w:t>
          </w:r>
          <w:r w:rsidR="00DA792F">
            <w:rPr>
              <w:webHidden/>
            </w:rPr>
            <w:fldChar w:fldCharType="end"/>
          </w:r>
          <w:r>
            <w:fldChar w:fldCharType="end"/>
          </w:r>
        </w:p>
        <w:p w14:paraId="429448F1" w14:textId="100BD584" w:rsidR="00DA792F" w:rsidRDefault="003317E4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HYPERLINK \l "_Toc225613076" </w:instrText>
          </w:r>
          <w:ins w:id="29" w:author="Автор"/>
          <w:r>
            <w:fldChar w:fldCharType="separate"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3.</w:t>
          </w:r>
          <w:r w:rsidR="00DA792F"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Описание технологических операций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_Toc225613076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r w:rsidR="0080286F">
            <w:rPr>
              <w:webHidden/>
            </w:rPr>
            <w:t>8</w:t>
          </w:r>
          <w:r w:rsidR="00DA792F">
            <w:rPr>
              <w:webHidden/>
            </w:rPr>
            <w:fldChar w:fldCharType="end"/>
          </w:r>
          <w:r>
            <w:fldChar w:fldCharType="end"/>
          </w:r>
        </w:p>
        <w:p w14:paraId="4DBF12CD" w14:textId="0A04AAA2" w:rsidR="00DA792F" w:rsidRDefault="003317E4">
          <w:pPr>
            <w:pStyle w:val="22"/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HYPERLINK \l "_Toc225613077" </w:instrText>
          </w:r>
          <w:ins w:id="30" w:author="Автор"/>
          <w:r>
            <w:fldChar w:fldCharType="separate"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 xml:space="preserve">3.1 </w:t>
          </w:r>
          <w:r w:rsidR="00DA792F"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Организация взаимодействия выполняемых работ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_Toc225613077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r w:rsidR="0080286F">
            <w:rPr>
              <w:webHidden/>
            </w:rPr>
            <w:t>8</w:t>
          </w:r>
          <w:r w:rsidR="00DA792F">
            <w:rPr>
              <w:webHidden/>
            </w:rPr>
            <w:fldChar w:fldCharType="end"/>
          </w:r>
          <w:r>
            <w:fldChar w:fldCharType="end"/>
          </w:r>
        </w:p>
        <w:p w14:paraId="364126BA" w14:textId="1CD7D146" w:rsidR="00DA792F" w:rsidRDefault="003317E4">
          <w:pPr>
            <w:pStyle w:val="22"/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HYPERLINK \l "_Toc225613078" </w:instrText>
          </w:r>
          <w:ins w:id="31" w:author="Автор"/>
          <w:r>
            <w:fldChar w:fldCharType="separate"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 xml:space="preserve">3.2 </w:t>
          </w:r>
          <w:r w:rsidR="00DA792F"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Сброс давление газа из шлейфа скважины U12 на факельный амбар Сборной станции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_Toc225613078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r w:rsidR="0080286F">
            <w:rPr>
              <w:webHidden/>
            </w:rPr>
            <w:t>8</w:t>
          </w:r>
          <w:r w:rsidR="00DA792F">
            <w:rPr>
              <w:webHidden/>
            </w:rPr>
            <w:fldChar w:fldCharType="end"/>
          </w:r>
          <w:r>
            <w:fldChar w:fldCharType="end"/>
          </w:r>
        </w:p>
        <w:p w14:paraId="7C7788C1" w14:textId="4D651FFD" w:rsidR="00DA792F" w:rsidRDefault="003317E4">
          <w:pPr>
            <w:pStyle w:val="22"/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HYPERLINK \l "_Toc225613079" </w:instrText>
          </w:r>
          <w:ins w:id="32" w:author="Автор"/>
          <w:r>
            <w:fldChar w:fldCharType="separate"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 xml:space="preserve">3.3 </w:t>
          </w:r>
          <w:r w:rsidR="00DA792F"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 xml:space="preserve">Подготовительные работы на Скважине </w:t>
          </w:r>
          <w:r w:rsidR="00DA792F" w:rsidRPr="0066159E">
            <w:rPr>
              <w:rStyle w:val="af5"/>
              <w:rFonts w:ascii="Times New Roman" w:hAnsi="Times New Roman"/>
            </w:rPr>
            <w:t>U</w:t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12 перед запуском очистного устройства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_Toc225613079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r w:rsidR="0080286F">
            <w:rPr>
              <w:webHidden/>
            </w:rPr>
            <w:t>8</w:t>
          </w:r>
          <w:r w:rsidR="00DA792F">
            <w:rPr>
              <w:webHidden/>
            </w:rPr>
            <w:fldChar w:fldCharType="end"/>
          </w:r>
          <w:r>
            <w:fldChar w:fldCharType="end"/>
          </w:r>
        </w:p>
        <w:p w14:paraId="10C6567E" w14:textId="11F48F83" w:rsidR="00DA792F" w:rsidRDefault="003317E4">
          <w:pPr>
            <w:pStyle w:val="22"/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HYPERLINK \l "_Toc225613080" </w:instrText>
          </w:r>
          <w:ins w:id="33" w:author="Автор"/>
          <w:r>
            <w:fldChar w:fldCharType="separate"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 xml:space="preserve">3.4 </w:t>
          </w:r>
          <w:r w:rsidR="00DA792F"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Подготовительные работы на Сборной станции перед приемом очистного устройства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_Toc225613080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r w:rsidR="0080286F">
            <w:rPr>
              <w:webHidden/>
            </w:rPr>
            <w:t>8</w:t>
          </w:r>
          <w:r w:rsidR="00DA792F">
            <w:rPr>
              <w:webHidden/>
            </w:rPr>
            <w:fldChar w:fldCharType="end"/>
          </w:r>
          <w:r>
            <w:fldChar w:fldCharType="end"/>
          </w:r>
        </w:p>
        <w:p w14:paraId="23F0D559" w14:textId="1C1FED89" w:rsidR="00DA792F" w:rsidRDefault="003317E4">
          <w:pPr>
            <w:pStyle w:val="22"/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HYPERLINK \l "_Toc225613081" </w:instrText>
          </w:r>
          <w:ins w:id="34" w:author="Автор"/>
          <w:r>
            <w:fldChar w:fldCharType="separate"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 xml:space="preserve">3.5 </w:t>
          </w:r>
          <w:r w:rsidR="00DA792F"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Очистка шлейфа скважины U12 при помощи очистного устройства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_Toc225613081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r w:rsidR="0080286F">
            <w:rPr>
              <w:webHidden/>
            </w:rPr>
            <w:t>9</w:t>
          </w:r>
          <w:r w:rsidR="00DA792F">
            <w:rPr>
              <w:webHidden/>
            </w:rPr>
            <w:fldChar w:fldCharType="end"/>
          </w:r>
          <w:r>
            <w:fldChar w:fldCharType="end"/>
          </w:r>
        </w:p>
        <w:p w14:paraId="69358C4C" w14:textId="0FE872D2" w:rsidR="00DA792F" w:rsidRDefault="003317E4">
          <w:pPr>
            <w:pStyle w:val="22"/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HYPERLINK \l "_Toc225613082" </w:instrText>
          </w:r>
          <w:ins w:id="35" w:author="Автор"/>
          <w:r>
            <w:fldChar w:fldCharType="separate"/>
          </w:r>
          <w:r w:rsidR="00DA792F" w:rsidRPr="0066159E">
            <w:rPr>
              <w:rStyle w:val="af5"/>
              <w:rFonts w:ascii="Times New Roman" w:hAnsi="Times New Roman"/>
              <w:bCs/>
              <w:lang w:val="ru-RU"/>
            </w:rPr>
            <w:t>3.6</w:t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 xml:space="preserve"> </w:t>
          </w:r>
          <w:r w:rsidR="00DA792F"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  <w:bCs/>
              <w:lang w:val="ru-RU" w:eastAsia="ru-RU"/>
            </w:rPr>
            <w:t>Продувка азотом шлейфа скважины U12 после очистки трубопровода очистным устройством на факельный амбар сборной станции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_Toc225613082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ins w:id="36" w:author="Автор">
            <w:r w:rsidR="0080286F">
              <w:rPr>
                <w:webHidden/>
              </w:rPr>
              <w:t>10</w:t>
            </w:r>
          </w:ins>
          <w:del w:id="37" w:author="Автор">
            <w:r w:rsidR="00122887" w:rsidDel="0080286F">
              <w:rPr>
                <w:webHidden/>
              </w:rPr>
              <w:delText>9</w:delText>
            </w:r>
          </w:del>
          <w:r w:rsidR="00DA792F">
            <w:rPr>
              <w:webHidden/>
            </w:rPr>
            <w:fldChar w:fldCharType="end"/>
          </w:r>
          <w:r>
            <w:fldChar w:fldCharType="end"/>
          </w:r>
        </w:p>
        <w:p w14:paraId="46543F10" w14:textId="2FAAF8BB" w:rsidR="00DA792F" w:rsidRDefault="003317E4">
          <w:pPr>
            <w:pStyle w:val="22"/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HYPERLINK \l "_Toc225613083" </w:instrText>
          </w:r>
          <w:ins w:id="38" w:author="Автор"/>
          <w:r>
            <w:fldChar w:fldCharType="separate"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 xml:space="preserve">3.7 </w:t>
          </w:r>
          <w:r w:rsidR="00DA792F">
            <w:rPr>
              <w:rFonts w:asciiTheme="minorHAnsi" w:eastAsiaTheme="minorEastAsia" w:hAnsiTheme="minorHAnsi" w:cstheme="minorBidi"/>
              <w:snapToGrid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Завершение работ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_Toc225613083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r w:rsidR="0080286F">
            <w:rPr>
              <w:webHidden/>
            </w:rPr>
            <w:t>10</w:t>
          </w:r>
          <w:r w:rsidR="00DA792F">
            <w:rPr>
              <w:webHidden/>
            </w:rPr>
            <w:fldChar w:fldCharType="end"/>
          </w:r>
          <w:r>
            <w:fldChar w:fldCharType="end"/>
          </w:r>
        </w:p>
        <w:p w14:paraId="29042188" w14:textId="369DADAF" w:rsidR="00DA792F" w:rsidRDefault="003317E4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HYPERLINK \l "_Toc225613084" </w:instrText>
          </w:r>
          <w:ins w:id="39" w:author="Автор"/>
          <w:r>
            <w:fldChar w:fldCharType="separate"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4.</w:t>
          </w:r>
          <w:r w:rsidR="00DA792F"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Техника безопасности и охрана труда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_Toc225613084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r w:rsidR="0080286F">
            <w:rPr>
              <w:webHidden/>
            </w:rPr>
            <w:t>10</w:t>
          </w:r>
          <w:r w:rsidR="00DA792F">
            <w:rPr>
              <w:webHidden/>
            </w:rPr>
            <w:fldChar w:fldCharType="end"/>
          </w:r>
          <w:r>
            <w:fldChar w:fldCharType="end"/>
          </w:r>
        </w:p>
        <w:p w14:paraId="1E871448" w14:textId="5A1CD928" w:rsidR="00DA792F" w:rsidRDefault="003317E4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HYPERLINK \l "_Toc225613085" </w:instrText>
          </w:r>
          <w:ins w:id="40" w:author="Автор"/>
          <w:r>
            <w:fldChar w:fldCharType="separate"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5.</w:t>
          </w:r>
          <w:r w:rsidR="00DA792F"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Требования по охране окружающей среды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_Toc225613085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ins w:id="41" w:author="Автор">
            <w:r w:rsidR="0080286F">
              <w:rPr>
                <w:webHidden/>
              </w:rPr>
              <w:t>12</w:t>
            </w:r>
            <w:del w:id="42" w:author="Автор">
              <w:r w:rsidR="00122887" w:rsidDel="0080286F">
                <w:rPr>
                  <w:webHidden/>
                </w:rPr>
                <w:delText>12</w:delText>
              </w:r>
            </w:del>
          </w:ins>
          <w:del w:id="43" w:author="Автор">
            <w:r w:rsidR="00DA792F" w:rsidDel="0080286F">
              <w:rPr>
                <w:webHidden/>
              </w:rPr>
              <w:delText>11</w:delText>
            </w:r>
          </w:del>
          <w:r w:rsidR="00DA792F">
            <w:rPr>
              <w:webHidden/>
            </w:rPr>
            <w:fldChar w:fldCharType="end"/>
          </w:r>
          <w:r>
            <w:fldChar w:fldCharType="end"/>
          </w:r>
        </w:p>
        <w:p w14:paraId="3F21D8A3" w14:textId="1FC3B16B" w:rsidR="00DA792F" w:rsidRDefault="003317E4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HYPERLINK \l "_Toc225613086" </w:instrText>
          </w:r>
          <w:ins w:id="44" w:author="Автор"/>
          <w:r>
            <w:fldChar w:fldCharType="separate"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6.</w:t>
          </w:r>
          <w:r w:rsidR="00DA792F"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  <w:lang w:val="ru-RU"/>
            </w:rPr>
            <w:t>ПРИЛОЖЕНИЯ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_Toc225613086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ins w:id="45" w:author="Автор">
            <w:r w:rsidR="0080286F">
              <w:rPr>
                <w:webHidden/>
              </w:rPr>
              <w:t>13</w:t>
            </w:r>
            <w:del w:id="46" w:author="Автор">
              <w:r w:rsidR="00122887" w:rsidDel="0080286F">
                <w:rPr>
                  <w:webHidden/>
                </w:rPr>
                <w:delText>13</w:delText>
              </w:r>
            </w:del>
          </w:ins>
          <w:del w:id="47" w:author="Автор">
            <w:r w:rsidR="00DA792F" w:rsidDel="0080286F">
              <w:rPr>
                <w:webHidden/>
              </w:rPr>
              <w:delText>12</w:delText>
            </w:r>
          </w:del>
          <w:r w:rsidR="00DA792F">
            <w:rPr>
              <w:webHidden/>
            </w:rPr>
            <w:fldChar w:fldCharType="end"/>
          </w:r>
          <w:r>
            <w:fldChar w:fldCharType="end"/>
          </w:r>
        </w:p>
        <w:p w14:paraId="1080ADD3" w14:textId="317A2034" w:rsidR="00DA792F" w:rsidRDefault="003317E4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HYPERLINK \l "_Toc225613087" </w:instrText>
          </w:r>
          <w:ins w:id="48" w:author="Автор"/>
          <w:r>
            <w:fldChar w:fldCharType="separate"/>
          </w:r>
          <w:r w:rsidR="00DA792F" w:rsidRPr="0066159E">
            <w:rPr>
              <w:rStyle w:val="af5"/>
              <w:rFonts w:ascii="Symbol" w:hAnsi="Symbol"/>
            </w:rPr>
            <w:t></w:t>
          </w:r>
          <w:r w:rsidR="00DA792F"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ru-RU" w:eastAsia="ru-RU"/>
            </w:rPr>
            <w:tab/>
          </w:r>
          <w:r w:rsidR="00DA792F" w:rsidRPr="0066159E">
            <w:rPr>
              <w:rStyle w:val="af5"/>
              <w:rFonts w:ascii="Times New Roman" w:hAnsi="Times New Roman"/>
            </w:rPr>
            <w:t>Attachment Markup P&amp;ID</w:t>
          </w:r>
          <w:r w:rsidR="00DA792F">
            <w:rPr>
              <w:webHidden/>
            </w:rPr>
            <w:tab/>
          </w:r>
          <w:r w:rsidR="00DA792F">
            <w:rPr>
              <w:webHidden/>
            </w:rPr>
            <w:fldChar w:fldCharType="begin"/>
          </w:r>
          <w:r w:rsidR="00DA792F">
            <w:rPr>
              <w:webHidden/>
            </w:rPr>
            <w:instrText xml:space="preserve"> PAGEREF _Toc225613087 \h </w:instrText>
          </w:r>
          <w:r w:rsidR="00DA792F">
            <w:rPr>
              <w:webHidden/>
            </w:rPr>
          </w:r>
          <w:r w:rsidR="00DA792F">
            <w:rPr>
              <w:webHidden/>
            </w:rPr>
            <w:fldChar w:fldCharType="separate"/>
          </w:r>
          <w:ins w:id="49" w:author="Автор">
            <w:r w:rsidR="0080286F">
              <w:rPr>
                <w:webHidden/>
              </w:rPr>
              <w:t>13</w:t>
            </w:r>
            <w:del w:id="50" w:author="Автор">
              <w:r w:rsidR="00122887" w:rsidDel="0080286F">
                <w:rPr>
                  <w:webHidden/>
                </w:rPr>
                <w:delText>13</w:delText>
              </w:r>
            </w:del>
          </w:ins>
          <w:del w:id="51" w:author="Автор">
            <w:r w:rsidR="00DA792F" w:rsidDel="0080286F">
              <w:rPr>
                <w:webHidden/>
              </w:rPr>
              <w:delText>12</w:delText>
            </w:r>
          </w:del>
          <w:r w:rsidR="00DA792F">
            <w:rPr>
              <w:webHidden/>
            </w:rPr>
            <w:fldChar w:fldCharType="end"/>
          </w:r>
          <w:r>
            <w:fldChar w:fldCharType="end"/>
          </w:r>
        </w:p>
        <w:p w14:paraId="6918FD29" w14:textId="33992B81" w:rsidR="006F74DE" w:rsidDel="006F74DE" w:rsidRDefault="009C6500" w:rsidP="006F74DE">
          <w:pPr>
            <w:tabs>
              <w:tab w:val="left" w:pos="709"/>
              <w:tab w:val="left" w:pos="1134"/>
              <w:tab w:val="right" w:leader="dot" w:pos="9072"/>
              <w:tab w:val="left" w:pos="9498"/>
              <w:tab w:val="right" w:leader="dot" w:pos="9639"/>
            </w:tabs>
            <w:ind w:right="25"/>
            <w:rPr>
              <w:rFonts w:ascii="Times New Roman" w:hAnsi="Times New Roman"/>
              <w:bCs/>
              <w:sz w:val="24"/>
              <w:szCs w:val="24"/>
              <w:lang w:val="ru-RU"/>
            </w:rPr>
          </w:pPr>
          <w:r w:rsidRPr="00D14F98">
            <w:rPr>
              <w:rFonts w:ascii="Times New Roman" w:hAnsi="Times New Roman"/>
              <w:bCs/>
              <w:sz w:val="24"/>
              <w:szCs w:val="24"/>
            </w:rPr>
            <w:fldChar w:fldCharType="end"/>
          </w:r>
        </w:p>
        <w:p w14:paraId="03CD086B" w14:textId="47218115" w:rsidR="009C6500" w:rsidRPr="0085247B" w:rsidRDefault="003317E4" w:rsidP="006F74DE">
          <w:pPr>
            <w:tabs>
              <w:tab w:val="left" w:pos="709"/>
              <w:tab w:val="left" w:pos="1134"/>
              <w:tab w:val="right" w:leader="dot" w:pos="9072"/>
              <w:tab w:val="left" w:pos="9498"/>
              <w:tab w:val="right" w:leader="dot" w:pos="9639"/>
            </w:tabs>
            <w:ind w:right="25"/>
            <w:rPr>
              <w:rFonts w:ascii="Times New Roman" w:hAnsi="Times New Roman"/>
              <w:sz w:val="24"/>
              <w:szCs w:val="24"/>
              <w:lang w:val="ru-RU"/>
            </w:rPr>
          </w:pPr>
        </w:p>
      </w:sdtContent>
    </w:sdt>
    <w:p w14:paraId="3BFCE4A5" w14:textId="7B517481" w:rsidR="00667EA1" w:rsidRPr="0085247B" w:rsidRDefault="00667EA1" w:rsidP="0085247B">
      <w:pPr>
        <w:tabs>
          <w:tab w:val="left" w:pos="709"/>
          <w:tab w:val="left" w:pos="8931"/>
        </w:tabs>
        <w:rPr>
          <w:rFonts w:ascii="Times New Roman" w:hAnsi="Times New Roman"/>
          <w:sz w:val="24"/>
          <w:szCs w:val="24"/>
          <w:lang w:val="ru-RU"/>
        </w:rPr>
      </w:pPr>
    </w:p>
    <w:p w14:paraId="61104D63" w14:textId="067C543A" w:rsidR="002256A7" w:rsidRPr="0085247B" w:rsidRDefault="002256A7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6AB7E6BF" w14:textId="68565326" w:rsidR="002256A7" w:rsidRPr="0085247B" w:rsidRDefault="002256A7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52C0C586" w14:textId="055D796E" w:rsidR="00F11B9A" w:rsidRPr="0085247B" w:rsidRDefault="00F11B9A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6E08208A" w14:textId="2C3E8BF6" w:rsidR="00851B7A" w:rsidRPr="0085247B" w:rsidRDefault="00851B7A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768C31B5" w14:textId="30E07C92" w:rsidR="00851B7A" w:rsidRPr="0085247B" w:rsidRDefault="00851B7A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2F17BD24" w14:textId="55824CC5" w:rsidR="00851B7A" w:rsidRPr="0085247B" w:rsidRDefault="00851B7A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02C80261" w14:textId="500F1727" w:rsidR="00851B7A" w:rsidRPr="0085247B" w:rsidRDefault="00851B7A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6DF806C9" w14:textId="1336D005" w:rsidR="00851B7A" w:rsidRPr="0085247B" w:rsidRDefault="00851B7A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38D70DEF" w14:textId="79743B05" w:rsidR="00851B7A" w:rsidRPr="0085247B" w:rsidRDefault="00851B7A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7B092307" w14:textId="44D67948" w:rsidR="0050152E" w:rsidRPr="0085247B" w:rsidRDefault="0050152E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72F79732" w14:textId="3963E502" w:rsidR="0050152E" w:rsidRPr="0085247B" w:rsidRDefault="0050152E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48554E59" w14:textId="0CC5ABD3" w:rsidR="0050152E" w:rsidRPr="0085247B" w:rsidRDefault="0050152E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165D728E" w14:textId="746EF477" w:rsidR="0050152E" w:rsidRPr="0085247B" w:rsidRDefault="0050152E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5FA5704A" w14:textId="1829663E" w:rsidR="0050152E" w:rsidRDefault="0050152E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02D34CC0" w14:textId="77777777" w:rsidR="00B30686" w:rsidRPr="0085247B" w:rsidRDefault="00B30686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25CD1655" w14:textId="7C6440A1" w:rsidR="0050152E" w:rsidRPr="0085247B" w:rsidRDefault="0050152E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2D106650" w14:textId="7DE64C05" w:rsidR="0050152E" w:rsidRDefault="0050152E" w:rsidP="00BB61B5">
      <w:pPr>
        <w:rPr>
          <w:ins w:id="52" w:author="Автор"/>
          <w:rFonts w:ascii="Times New Roman" w:hAnsi="Times New Roman"/>
          <w:sz w:val="24"/>
          <w:szCs w:val="24"/>
          <w:lang w:val="ru-RU"/>
        </w:rPr>
      </w:pPr>
    </w:p>
    <w:p w14:paraId="06FF5E46" w14:textId="0DD0509D" w:rsidR="00122887" w:rsidRDefault="00122887" w:rsidP="00BB61B5">
      <w:pPr>
        <w:rPr>
          <w:ins w:id="53" w:author="Автор"/>
          <w:rFonts w:ascii="Times New Roman" w:hAnsi="Times New Roman"/>
          <w:sz w:val="24"/>
          <w:szCs w:val="24"/>
          <w:lang w:val="ru-RU"/>
        </w:rPr>
      </w:pPr>
    </w:p>
    <w:p w14:paraId="0BB15ED2" w14:textId="77777777" w:rsidR="00122887" w:rsidRPr="0085247B" w:rsidRDefault="00122887" w:rsidP="00BB61B5">
      <w:pPr>
        <w:rPr>
          <w:rFonts w:ascii="Times New Roman" w:hAnsi="Times New Roman"/>
          <w:sz w:val="24"/>
          <w:szCs w:val="24"/>
          <w:lang w:val="ru-RU"/>
        </w:rPr>
      </w:pPr>
    </w:p>
    <w:p w14:paraId="36391456" w14:textId="2F308B03" w:rsidR="00322A28" w:rsidRPr="00356C56" w:rsidRDefault="00322A28" w:rsidP="00756232">
      <w:pPr>
        <w:pStyle w:val="10"/>
        <w:numPr>
          <w:ilvl w:val="0"/>
          <w:numId w:val="27"/>
        </w:numPr>
        <w:tabs>
          <w:tab w:val="left" w:pos="993"/>
        </w:tabs>
        <w:rPr>
          <w:rFonts w:ascii="Times New Roman" w:hAnsi="Times New Roman"/>
          <w:sz w:val="24"/>
          <w:szCs w:val="24"/>
          <w:lang w:val="ru-RU"/>
        </w:rPr>
      </w:pPr>
      <w:bookmarkStart w:id="54" w:name="_Toc150876007"/>
      <w:bookmarkStart w:id="55" w:name="_Toc169572171"/>
      <w:bookmarkStart w:id="56" w:name="_Toc225613074"/>
      <w:r w:rsidRPr="00356C56">
        <w:rPr>
          <w:rFonts w:ascii="Times New Roman" w:hAnsi="Times New Roman"/>
          <w:sz w:val="24"/>
          <w:szCs w:val="24"/>
          <w:lang w:val="ru-RU"/>
        </w:rPr>
        <w:lastRenderedPageBreak/>
        <w:t>Общие положения</w:t>
      </w:r>
      <w:bookmarkEnd w:id="54"/>
      <w:bookmarkEnd w:id="55"/>
      <w:bookmarkEnd w:id="56"/>
    </w:p>
    <w:p w14:paraId="46CE09D9" w14:textId="6D36BA8B" w:rsidR="00322A28" w:rsidRPr="00281F98" w:rsidRDefault="00B045F9" w:rsidP="008A2AF6">
      <w:pPr>
        <w:pStyle w:val="a0"/>
        <w:numPr>
          <w:ilvl w:val="1"/>
          <w:numId w:val="28"/>
        </w:numPr>
        <w:spacing w:after="120" w:line="276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281F98">
        <w:rPr>
          <w:rFonts w:ascii="Times New Roman" w:hAnsi="Times New Roman" w:cs="Times New Roman"/>
          <w:sz w:val="24"/>
          <w:szCs w:val="24"/>
          <w:lang w:val="ru-RU"/>
        </w:rPr>
        <w:t xml:space="preserve">План организации работ (ПОР) по выполнению комплекса технологических операций по освобождению трубопровода </w:t>
      </w:r>
      <w:r w:rsidRPr="00281F98">
        <w:rPr>
          <w:rFonts w:ascii="Times New Roman" w:hAnsi="Times New Roman" w:cs="Times New Roman"/>
          <w:sz w:val="24"/>
          <w:szCs w:val="24"/>
        </w:rPr>
        <w:t>GRE</w:t>
      </w:r>
      <w:r w:rsidRPr="00281F98">
        <w:rPr>
          <w:rFonts w:ascii="Times New Roman" w:hAnsi="Times New Roman" w:cs="Times New Roman"/>
          <w:sz w:val="24"/>
          <w:szCs w:val="24"/>
          <w:lang w:val="ru-RU"/>
        </w:rPr>
        <w:t xml:space="preserve"> от углеводородного сырья, его продувке азотом и очистке на участке от Скважины </w:t>
      </w:r>
      <w:r w:rsidRPr="00281F98">
        <w:rPr>
          <w:rFonts w:ascii="Times New Roman" w:hAnsi="Times New Roman" w:cs="Times New Roman"/>
          <w:sz w:val="24"/>
          <w:szCs w:val="24"/>
        </w:rPr>
        <w:t>U</w:t>
      </w:r>
      <w:r w:rsidR="00AB73C2">
        <w:rPr>
          <w:rFonts w:ascii="Times New Roman" w:hAnsi="Times New Roman" w:cs="Times New Roman"/>
          <w:sz w:val="24"/>
          <w:szCs w:val="24"/>
          <w:lang w:val="ru-RU"/>
        </w:rPr>
        <w:t>12</w:t>
      </w:r>
      <w:r w:rsidRPr="00281F98">
        <w:rPr>
          <w:rFonts w:ascii="Times New Roman" w:hAnsi="Times New Roman" w:cs="Times New Roman"/>
          <w:sz w:val="24"/>
          <w:szCs w:val="24"/>
          <w:lang w:val="ru-RU"/>
        </w:rPr>
        <w:t xml:space="preserve"> до Сборной станции с использованием очистного устройства</w:t>
      </w:r>
      <w:r w:rsidR="006505B5" w:rsidRPr="00281F9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E70D5CA" w14:textId="6B1DA0F0" w:rsidR="00281F98" w:rsidRDefault="00B045F9" w:rsidP="008A2AF6">
      <w:pPr>
        <w:pStyle w:val="a0"/>
        <w:numPr>
          <w:ilvl w:val="1"/>
          <w:numId w:val="28"/>
        </w:numPr>
        <w:spacing w:after="120" w:line="276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B045F9">
        <w:rPr>
          <w:rFonts w:ascii="Times New Roman" w:hAnsi="Times New Roman" w:cs="Times New Roman"/>
          <w:sz w:val="24"/>
          <w:szCs w:val="24"/>
          <w:lang w:val="ru-RU"/>
        </w:rPr>
        <w:t xml:space="preserve">Настоящий План организации работ (ПОР) разработан для руководителей, специалистов и производственного персонала, задействованных в организации и безопасном выполнении комплекса технологических операций по освобождению внутренней полости трубопровода </w:t>
      </w:r>
      <w:r w:rsidRPr="00B045F9">
        <w:rPr>
          <w:rFonts w:ascii="Times New Roman" w:hAnsi="Times New Roman" w:cs="Times New Roman"/>
          <w:sz w:val="24"/>
          <w:szCs w:val="24"/>
        </w:rPr>
        <w:t>GRE</w:t>
      </w:r>
      <w:r w:rsidRPr="00B045F9">
        <w:rPr>
          <w:rFonts w:ascii="Times New Roman" w:hAnsi="Times New Roman" w:cs="Times New Roman"/>
          <w:sz w:val="24"/>
          <w:szCs w:val="24"/>
          <w:lang w:val="ru-RU"/>
        </w:rPr>
        <w:t xml:space="preserve"> от углеводородного сырья, его последующей продувке и очистке на участке от Скважины </w:t>
      </w:r>
      <w:r w:rsidRPr="00B045F9">
        <w:rPr>
          <w:rFonts w:ascii="Times New Roman" w:hAnsi="Times New Roman" w:cs="Times New Roman"/>
          <w:sz w:val="24"/>
          <w:szCs w:val="24"/>
        </w:rPr>
        <w:t>U</w:t>
      </w:r>
      <w:r w:rsidR="00AB73C2">
        <w:rPr>
          <w:rFonts w:ascii="Times New Roman" w:hAnsi="Times New Roman" w:cs="Times New Roman"/>
          <w:sz w:val="24"/>
          <w:szCs w:val="24"/>
          <w:lang w:val="ru-RU"/>
        </w:rPr>
        <w:t>12</w:t>
      </w:r>
      <w:r w:rsidRPr="00B045F9">
        <w:rPr>
          <w:rFonts w:ascii="Times New Roman" w:hAnsi="Times New Roman" w:cs="Times New Roman"/>
          <w:sz w:val="24"/>
          <w:szCs w:val="24"/>
          <w:lang w:val="ru-RU"/>
        </w:rPr>
        <w:t xml:space="preserve"> до Сборной станции с использованием очистного устройства.</w:t>
      </w:r>
      <w:r w:rsidR="00281F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2394C92" w14:textId="2E19B88F" w:rsidR="00322A28" w:rsidRPr="00281F98" w:rsidRDefault="00281F98" w:rsidP="008A2AF6">
      <w:pPr>
        <w:pStyle w:val="a0"/>
        <w:numPr>
          <w:ilvl w:val="1"/>
          <w:numId w:val="28"/>
        </w:numPr>
        <w:spacing w:after="120" w:line="276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281F98">
        <w:rPr>
          <w:rFonts w:ascii="Times New Roman" w:hAnsi="Times New Roman" w:cs="Times New Roman"/>
          <w:sz w:val="24"/>
          <w:szCs w:val="24"/>
          <w:lang w:val="ru-RU"/>
        </w:rPr>
        <w:t xml:space="preserve">ПОР по освобождению и очистке трубопровода </w:t>
      </w:r>
      <w:r w:rsidRPr="00281F98">
        <w:rPr>
          <w:rFonts w:ascii="Times New Roman" w:hAnsi="Times New Roman" w:cs="Times New Roman"/>
          <w:sz w:val="24"/>
          <w:szCs w:val="24"/>
        </w:rPr>
        <w:t>GRE</w:t>
      </w:r>
      <w:r w:rsidRPr="00281F98">
        <w:rPr>
          <w:rFonts w:ascii="Times New Roman" w:hAnsi="Times New Roman" w:cs="Times New Roman"/>
          <w:sz w:val="24"/>
          <w:szCs w:val="24"/>
          <w:lang w:val="ru-RU"/>
        </w:rPr>
        <w:t xml:space="preserve"> от углеводородного сырья на участке от Скважины </w:t>
      </w:r>
      <w:r w:rsidRPr="00281F98">
        <w:rPr>
          <w:rFonts w:ascii="Times New Roman" w:hAnsi="Times New Roman" w:cs="Times New Roman"/>
          <w:sz w:val="24"/>
          <w:szCs w:val="24"/>
        </w:rPr>
        <w:t>U</w:t>
      </w:r>
      <w:r w:rsidR="00AB73C2">
        <w:rPr>
          <w:rFonts w:ascii="Times New Roman" w:hAnsi="Times New Roman" w:cs="Times New Roman"/>
          <w:sz w:val="24"/>
          <w:szCs w:val="24"/>
          <w:lang w:val="ru-RU"/>
        </w:rPr>
        <w:t>12</w:t>
      </w:r>
      <w:r w:rsidRPr="00281F98">
        <w:rPr>
          <w:rFonts w:ascii="Times New Roman" w:hAnsi="Times New Roman" w:cs="Times New Roman"/>
          <w:sz w:val="24"/>
          <w:szCs w:val="24"/>
          <w:lang w:val="ru-RU"/>
        </w:rPr>
        <w:t xml:space="preserve"> до Сборной станции выполнен в соответствии с требованиями действующих нормативных документов в области промышленной безопасности, охраны труда и охраны окружающей среды, проектной и эксплуатационной документации на объект, а также внутренних регламентов Заказчика и Подрядных организаций </w:t>
      </w:r>
      <w:r w:rsidR="00322A28" w:rsidRPr="00281F98">
        <w:rPr>
          <w:rFonts w:ascii="Times New Roman" w:hAnsi="Times New Roman" w:cs="Times New Roman"/>
          <w:sz w:val="24"/>
          <w:szCs w:val="24"/>
          <w:lang w:val="ru-RU"/>
        </w:rPr>
        <w:t>разработан в соответствии с:</w:t>
      </w:r>
    </w:p>
    <w:p w14:paraId="0B3B50BD" w14:textId="77777777" w:rsidR="00322A28" w:rsidRPr="00356C56" w:rsidRDefault="00322A28" w:rsidP="008A2AF6">
      <w:pPr>
        <w:pStyle w:val="a0"/>
        <w:numPr>
          <w:ilvl w:val="0"/>
          <w:numId w:val="29"/>
        </w:numPr>
        <w:tabs>
          <w:tab w:val="left" w:pos="851"/>
        </w:tabs>
        <w:spacing w:line="276" w:lineRule="auto"/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«Инструкция по безопасности при эксплуатации технологических трубопроводов», утвержденная Приказом Министра по чрезвычайным ситуациям Республики Казахстан от 27 июля 2021 года № 359;</w:t>
      </w:r>
    </w:p>
    <w:p w14:paraId="7D951203" w14:textId="77777777" w:rsidR="00322A28" w:rsidRPr="00356C56" w:rsidRDefault="00322A28" w:rsidP="008A2AF6">
      <w:pPr>
        <w:pStyle w:val="a0"/>
        <w:numPr>
          <w:ilvl w:val="0"/>
          <w:numId w:val="29"/>
        </w:numPr>
        <w:tabs>
          <w:tab w:val="left" w:pos="851"/>
        </w:tabs>
        <w:spacing w:line="276" w:lineRule="auto"/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«Правилами обеспечения промышленной безопасности для опасных производственных объектов нефтяной и газовой отраслей промышленности», утвержденными Приказом Министра по инвестициям и развитию Республики Казахстан № 355 от 30.12.2014 г. с изменениями по состоянию на 04.08.2023 г;</w:t>
      </w:r>
    </w:p>
    <w:p w14:paraId="5AE0F580" w14:textId="7BAAC20B" w:rsidR="00322A28" w:rsidRPr="00356C56" w:rsidRDefault="00322A28" w:rsidP="008A2AF6">
      <w:pPr>
        <w:pStyle w:val="a0"/>
        <w:numPr>
          <w:ilvl w:val="0"/>
          <w:numId w:val="29"/>
        </w:numPr>
        <w:tabs>
          <w:tab w:val="left" w:pos="851"/>
        </w:tabs>
        <w:spacing w:line="276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 xml:space="preserve">«Правилами обеспечения промышленной безопасности при эксплуатации оборудования, работающего под давлением», утвержденными Приказом Министра по инвестициям и развитию </w:t>
      </w:r>
      <w:proofErr w:type="spellStart"/>
      <w:r w:rsidRPr="00356C56">
        <w:rPr>
          <w:rFonts w:ascii="Times New Roman" w:hAnsi="Times New Roman" w:cs="Times New Roman"/>
          <w:sz w:val="24"/>
          <w:szCs w:val="24"/>
        </w:rPr>
        <w:t>Республики</w:t>
      </w:r>
      <w:proofErr w:type="spellEnd"/>
      <w:r w:rsidRPr="00356C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C56">
        <w:rPr>
          <w:rFonts w:ascii="Times New Roman" w:hAnsi="Times New Roman" w:cs="Times New Roman"/>
          <w:sz w:val="24"/>
          <w:szCs w:val="24"/>
        </w:rPr>
        <w:t>Казахстан</w:t>
      </w:r>
      <w:proofErr w:type="spellEnd"/>
      <w:r w:rsidRPr="00356C56">
        <w:rPr>
          <w:rFonts w:ascii="Times New Roman" w:hAnsi="Times New Roman" w:cs="Times New Roman"/>
          <w:sz w:val="24"/>
          <w:szCs w:val="24"/>
        </w:rPr>
        <w:t xml:space="preserve"> № 358 </w:t>
      </w:r>
      <w:proofErr w:type="spellStart"/>
      <w:r w:rsidRPr="00356C56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356C56">
        <w:rPr>
          <w:rFonts w:ascii="Times New Roman" w:hAnsi="Times New Roman" w:cs="Times New Roman"/>
          <w:sz w:val="24"/>
          <w:szCs w:val="24"/>
        </w:rPr>
        <w:t xml:space="preserve"> 30.12.2014 г.;</w:t>
      </w:r>
    </w:p>
    <w:p w14:paraId="03370572" w14:textId="77777777" w:rsidR="00322A28" w:rsidRPr="00356C56" w:rsidRDefault="00322A28" w:rsidP="008A2AF6">
      <w:pPr>
        <w:pStyle w:val="a0"/>
        <w:numPr>
          <w:ilvl w:val="0"/>
          <w:numId w:val="29"/>
        </w:numPr>
        <w:tabs>
          <w:tab w:val="left" w:pos="851"/>
        </w:tabs>
        <w:spacing w:line="276" w:lineRule="auto"/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Приказом Министра по инвестициям и развитию Республики Казахстан от 30.12.2014 г. № 357 «Об утверждении Правил обеспечения промышленной безопасности для опасных производственных объектов по подготовке и переработке газов»;</w:t>
      </w:r>
    </w:p>
    <w:p w14:paraId="70D8A700" w14:textId="77777777" w:rsidR="00322A28" w:rsidRPr="00356C56" w:rsidRDefault="00322A28" w:rsidP="008A2AF6">
      <w:pPr>
        <w:pStyle w:val="a0"/>
        <w:numPr>
          <w:ilvl w:val="0"/>
          <w:numId w:val="29"/>
        </w:numPr>
        <w:tabs>
          <w:tab w:val="left" w:pos="851"/>
        </w:tabs>
        <w:spacing w:line="276" w:lineRule="auto"/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Приказ Министра по чрезвычайным ситуациям Республики Казахстан от 27 июля 2021 года № 359 «Об утверждении Инструкции по безопасности при эксплуатации технологических трубопроводов» с изменениями по состоянию на 04.08.2023 г.</w:t>
      </w:r>
    </w:p>
    <w:p w14:paraId="428B9ADF" w14:textId="77777777" w:rsidR="00322A28" w:rsidRPr="00356C56" w:rsidRDefault="00322A28" w:rsidP="008A2AF6">
      <w:pPr>
        <w:pStyle w:val="a0"/>
        <w:numPr>
          <w:ilvl w:val="0"/>
          <w:numId w:val="29"/>
        </w:numPr>
        <w:tabs>
          <w:tab w:val="left" w:pos="851"/>
        </w:tabs>
        <w:spacing w:line="276" w:lineRule="auto"/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СП РК 3.05-103-2014 «Технологическое оборудование и технологические трубопроводы»;</w:t>
      </w:r>
    </w:p>
    <w:p w14:paraId="00C12EC3" w14:textId="77777777" w:rsidR="00322A28" w:rsidRPr="00356C56" w:rsidRDefault="00322A28" w:rsidP="008A2AF6">
      <w:pPr>
        <w:pStyle w:val="a0"/>
        <w:numPr>
          <w:ilvl w:val="0"/>
          <w:numId w:val="29"/>
        </w:numPr>
        <w:tabs>
          <w:tab w:val="left" w:pos="851"/>
        </w:tabs>
        <w:spacing w:line="276" w:lineRule="auto"/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 xml:space="preserve">СП РК 2.02-101-2022 «Пожарная безопасность зданий и сооружений»; </w:t>
      </w:r>
    </w:p>
    <w:p w14:paraId="0E2BA8D6" w14:textId="77777777" w:rsidR="00322A28" w:rsidRPr="00956230" w:rsidRDefault="00322A28" w:rsidP="008A2AF6">
      <w:pPr>
        <w:pStyle w:val="a0"/>
        <w:numPr>
          <w:ilvl w:val="0"/>
          <w:numId w:val="29"/>
        </w:numPr>
        <w:tabs>
          <w:tab w:val="left" w:pos="851"/>
        </w:tabs>
        <w:spacing w:after="120" w:line="276" w:lineRule="auto"/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956230">
        <w:rPr>
          <w:rFonts w:ascii="Times New Roman" w:hAnsi="Times New Roman" w:cs="Times New Roman"/>
          <w:sz w:val="24"/>
          <w:szCs w:val="24"/>
          <w:lang w:val="ru-RU"/>
        </w:rPr>
        <w:t>рабочим проектом и пусковыми процедурами, разработанными Генподрядчиком.</w:t>
      </w:r>
    </w:p>
    <w:p w14:paraId="5649D376" w14:textId="500E7262" w:rsidR="00322A28" w:rsidRPr="00281F98" w:rsidRDefault="00281F98" w:rsidP="008A2AF6">
      <w:pPr>
        <w:pStyle w:val="a0"/>
        <w:numPr>
          <w:ilvl w:val="1"/>
          <w:numId w:val="28"/>
        </w:numPr>
        <w:spacing w:after="120" w:line="276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281F98">
        <w:rPr>
          <w:rFonts w:ascii="Times New Roman" w:hAnsi="Times New Roman" w:cs="Times New Roman"/>
          <w:sz w:val="24"/>
          <w:szCs w:val="24"/>
          <w:lang w:val="ru-RU"/>
        </w:rPr>
        <w:lastRenderedPageBreak/>
        <w:t>Контроль за выполнением требований настоящего ПОР и безопасным производством работ осуществляют представители Заказчика, Генерального подрядчика и субподрядных организаций в рамках возложенных на них функций и ответственности</w:t>
      </w:r>
      <w:r w:rsidR="00322A28" w:rsidRPr="00281F9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9422CEF" w14:textId="27DF4029" w:rsidR="00322A28" w:rsidRPr="0076112C" w:rsidRDefault="00E95E87" w:rsidP="008A2AF6">
      <w:pPr>
        <w:pStyle w:val="a0"/>
        <w:numPr>
          <w:ilvl w:val="1"/>
          <w:numId w:val="28"/>
        </w:numPr>
        <w:spacing w:after="120" w:line="276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956230">
        <w:rPr>
          <w:rFonts w:ascii="Times New Roman" w:hAnsi="Times New Roman" w:cs="Times New Roman"/>
          <w:sz w:val="24"/>
          <w:szCs w:val="24"/>
          <w:lang w:val="ru-RU"/>
        </w:rPr>
        <w:t>Технологический регламент по эксплуатации и безопасному обслуживанию</w:t>
      </w:r>
      <w:r w:rsidRPr="0076112C">
        <w:rPr>
          <w:rFonts w:ascii="Times New Roman" w:hAnsi="Times New Roman" w:cs="Times New Roman"/>
          <w:sz w:val="24"/>
          <w:szCs w:val="24"/>
          <w:lang w:val="ru-RU"/>
        </w:rPr>
        <w:t xml:space="preserve"> оборудования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6112C">
        <w:rPr>
          <w:rFonts w:ascii="Times New Roman" w:hAnsi="Times New Roman" w:cs="Times New Roman"/>
          <w:sz w:val="24"/>
          <w:szCs w:val="24"/>
          <w:lang w:val="ru-RU"/>
        </w:rPr>
        <w:t xml:space="preserve">RZK-NSS-000-PLN-HSE-00045-00 на период проведения </w:t>
      </w:r>
      <w:r w:rsidR="00956230">
        <w:rPr>
          <w:rFonts w:ascii="Times New Roman" w:hAnsi="Times New Roman" w:cs="Times New Roman"/>
          <w:sz w:val="24"/>
          <w:szCs w:val="24"/>
          <w:lang w:val="ru-RU"/>
        </w:rPr>
        <w:t>работ</w:t>
      </w:r>
      <w:r w:rsidRPr="0076112C">
        <w:rPr>
          <w:rFonts w:ascii="Times New Roman" w:hAnsi="Times New Roman" w:cs="Times New Roman"/>
          <w:sz w:val="24"/>
          <w:szCs w:val="24"/>
          <w:lang w:val="ru-RU"/>
        </w:rPr>
        <w:t>, общепроизводственные инструкции по видам работ, инструкции по охране труда и «План ликвидации аварий» (ПЛА)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6112C">
        <w:rPr>
          <w:rFonts w:ascii="Times New Roman" w:hAnsi="Times New Roman" w:cs="Times New Roman"/>
          <w:sz w:val="24"/>
          <w:szCs w:val="24"/>
          <w:lang w:val="ru-RU"/>
        </w:rPr>
        <w:t>RZK-NSS-000-PLN-HSE-00047-00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6112C">
        <w:rPr>
          <w:rFonts w:ascii="Times New Roman" w:hAnsi="Times New Roman" w:cs="Times New Roman"/>
          <w:sz w:val="24"/>
          <w:szCs w:val="24"/>
          <w:lang w:val="ru-RU"/>
        </w:rPr>
        <w:t>должн</w:t>
      </w:r>
      <w:r>
        <w:rPr>
          <w:rFonts w:ascii="Times New Roman" w:hAnsi="Times New Roman" w:cs="Times New Roman"/>
          <w:sz w:val="24"/>
          <w:szCs w:val="24"/>
          <w:lang w:val="ru-RU"/>
        </w:rPr>
        <w:t>ы</w:t>
      </w:r>
      <w:r w:rsidRPr="0076112C">
        <w:rPr>
          <w:rFonts w:ascii="Times New Roman" w:hAnsi="Times New Roman" w:cs="Times New Roman"/>
          <w:sz w:val="24"/>
          <w:szCs w:val="24"/>
          <w:lang w:val="ru-RU"/>
        </w:rPr>
        <w:t xml:space="preserve"> находиться на рабочем месте обслуживающего персонала Подрядчика</w:t>
      </w:r>
      <w:r w:rsidR="00322A28" w:rsidRPr="0076112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EB0812E" w14:textId="77777777" w:rsidR="00322A28" w:rsidRPr="00356C56" w:rsidRDefault="00322A28" w:rsidP="00464712">
      <w:pPr>
        <w:pStyle w:val="a0"/>
        <w:numPr>
          <w:ilvl w:val="0"/>
          <w:numId w:val="0"/>
        </w:numPr>
        <w:spacing w:after="120" w:line="276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</w:p>
    <w:p w14:paraId="3925B259" w14:textId="164DE1A6" w:rsidR="00322A28" w:rsidRPr="00356C56" w:rsidRDefault="00F31EB4" w:rsidP="0025261C">
      <w:pPr>
        <w:pStyle w:val="10"/>
        <w:numPr>
          <w:ilvl w:val="0"/>
          <w:numId w:val="27"/>
        </w:numPr>
        <w:tabs>
          <w:tab w:val="num" w:pos="360"/>
          <w:tab w:val="left" w:pos="993"/>
        </w:tabs>
        <w:rPr>
          <w:rFonts w:ascii="Times New Roman" w:hAnsi="Times New Roman"/>
          <w:sz w:val="24"/>
          <w:szCs w:val="24"/>
          <w:lang w:val="ru-RU"/>
        </w:rPr>
      </w:pPr>
      <w:bookmarkStart w:id="57" w:name="_Toc225613075"/>
      <w:r>
        <w:rPr>
          <w:rFonts w:ascii="Times New Roman" w:hAnsi="Times New Roman"/>
          <w:sz w:val="24"/>
          <w:szCs w:val="24"/>
          <w:lang w:val="ru-RU"/>
        </w:rPr>
        <w:t>Этапы выполнения работ</w:t>
      </w:r>
      <w:bookmarkEnd w:id="57"/>
    </w:p>
    <w:p w14:paraId="55A22B36" w14:textId="32003ABB" w:rsidR="00763ACF" w:rsidRPr="00CF54E8" w:rsidRDefault="00281F98" w:rsidP="00AE62B6">
      <w:pPr>
        <w:spacing w:before="240"/>
        <w:ind w:right="-1" w:firstLine="540"/>
        <w:rPr>
          <w:rFonts w:ascii="Times New Roman" w:hAnsi="Times New Roman"/>
          <w:sz w:val="24"/>
          <w:szCs w:val="24"/>
          <w:lang w:val="ru-RU"/>
        </w:rPr>
      </w:pPr>
      <w:r w:rsidRPr="00281F98">
        <w:rPr>
          <w:rFonts w:ascii="Times New Roman" w:hAnsi="Times New Roman"/>
          <w:sz w:val="24"/>
          <w:szCs w:val="24"/>
          <w:lang w:val="ru-RU"/>
        </w:rPr>
        <w:t xml:space="preserve">План организации работ при выполнении технологических операций на Скважине </w:t>
      </w:r>
      <w:r w:rsidRPr="00281F98">
        <w:rPr>
          <w:rFonts w:ascii="Times New Roman" w:hAnsi="Times New Roman"/>
          <w:sz w:val="24"/>
          <w:szCs w:val="24"/>
        </w:rPr>
        <w:t>U</w:t>
      </w:r>
      <w:r w:rsidR="00AB73C2">
        <w:rPr>
          <w:rFonts w:ascii="Times New Roman" w:hAnsi="Times New Roman"/>
          <w:sz w:val="24"/>
          <w:szCs w:val="24"/>
          <w:lang w:val="ru-RU"/>
        </w:rPr>
        <w:t>12</w:t>
      </w:r>
      <w:r w:rsidRPr="00281F98">
        <w:rPr>
          <w:rFonts w:ascii="Times New Roman" w:hAnsi="Times New Roman"/>
          <w:sz w:val="24"/>
          <w:szCs w:val="24"/>
          <w:lang w:val="ru-RU"/>
        </w:rPr>
        <w:t xml:space="preserve"> и Сборной станции включает в себя мероприятия по снижению и сбросу избыточного давления углеводородной среды из шлейфа скважины на факельный амбар Сборной станции, очистке внутренней полости трубопровода с использованием очистного устройства и последующей продувке трубопровода азотом</w:t>
      </w:r>
      <w:r w:rsidR="00E64FFD">
        <w:rPr>
          <w:rFonts w:ascii="Times New Roman" w:hAnsi="Times New Roman"/>
          <w:sz w:val="24"/>
          <w:szCs w:val="24"/>
          <w:lang w:val="ru-RU"/>
        </w:rPr>
        <w:t>.</w:t>
      </w:r>
      <w:r w:rsidR="00763ACF" w:rsidRPr="00356C56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6B2E8909" w14:textId="77777777" w:rsidR="007A1E5E" w:rsidRPr="007A1E5E" w:rsidRDefault="007A1E5E" w:rsidP="007A1E5E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val="ru-RU" w:eastAsia="ru-RU"/>
        </w:rPr>
      </w:pPr>
      <w:r w:rsidRPr="007A1E5E">
        <w:rPr>
          <w:rFonts w:ascii="Times New Roman" w:hAnsi="Times New Roman"/>
          <w:sz w:val="24"/>
          <w:szCs w:val="24"/>
          <w:lang w:val="ru-RU" w:eastAsia="ru-RU"/>
        </w:rPr>
        <w:t>ПОР предусматривает выполнение работ в следующей технологической последовательности:</w:t>
      </w:r>
    </w:p>
    <w:p w14:paraId="734C0777" w14:textId="77777777" w:rsidR="007A1E5E" w:rsidRPr="007A1E5E" w:rsidRDefault="007A1E5E" w:rsidP="007A1E5E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val="ru-RU" w:eastAsia="ru-RU"/>
        </w:rPr>
      </w:pPr>
      <w:r w:rsidRPr="007A1E5E">
        <w:rPr>
          <w:rFonts w:ascii="Times New Roman" w:hAnsi="Times New Roman"/>
          <w:sz w:val="24"/>
          <w:szCs w:val="24"/>
          <w:lang w:val="ru-RU" w:eastAsia="ru-RU"/>
        </w:rPr>
        <w:t>Организация взаимодействия между участниками производства работ, распределение зон ответственности и проведение целевого инструктажа персонала;</w:t>
      </w:r>
    </w:p>
    <w:p w14:paraId="46C76155" w14:textId="10D4D2A5" w:rsidR="007A1E5E" w:rsidRPr="007A1E5E" w:rsidRDefault="007A1E5E" w:rsidP="007A1E5E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val="ru-RU" w:eastAsia="ru-RU"/>
        </w:rPr>
      </w:pPr>
      <w:r w:rsidRPr="007A1E5E">
        <w:rPr>
          <w:rFonts w:ascii="Times New Roman" w:hAnsi="Times New Roman"/>
          <w:sz w:val="24"/>
          <w:szCs w:val="24"/>
          <w:lang w:val="ru-RU" w:eastAsia="ru-RU"/>
        </w:rPr>
        <w:t>Поэтапное снижение и контролируемый сброс избыточного давления углеводородной среды из шлейфа скважины U</w:t>
      </w:r>
      <w:r w:rsidR="00AB73C2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7A1E5E">
        <w:rPr>
          <w:rFonts w:ascii="Times New Roman" w:hAnsi="Times New Roman"/>
          <w:sz w:val="24"/>
          <w:szCs w:val="24"/>
          <w:lang w:val="ru-RU" w:eastAsia="ru-RU"/>
        </w:rPr>
        <w:t xml:space="preserve"> на факельный амбар Сборной станции;</w:t>
      </w:r>
    </w:p>
    <w:p w14:paraId="69EDD284" w14:textId="73E00856" w:rsidR="007A1E5E" w:rsidRPr="007A1E5E" w:rsidRDefault="007A1E5E" w:rsidP="007A1E5E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val="ru-RU" w:eastAsia="ru-RU"/>
        </w:rPr>
      </w:pPr>
      <w:r w:rsidRPr="007A1E5E">
        <w:rPr>
          <w:rFonts w:ascii="Times New Roman" w:hAnsi="Times New Roman"/>
          <w:sz w:val="24"/>
          <w:szCs w:val="24"/>
          <w:lang w:val="ru-RU" w:eastAsia="ru-RU"/>
        </w:rPr>
        <w:t>Продувка шлейфа скважины U</w:t>
      </w:r>
      <w:r w:rsidR="00AB73C2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7A1E5E">
        <w:rPr>
          <w:rFonts w:ascii="Times New Roman" w:hAnsi="Times New Roman"/>
          <w:sz w:val="24"/>
          <w:szCs w:val="24"/>
          <w:lang w:val="ru-RU" w:eastAsia="ru-RU"/>
        </w:rPr>
        <w:t xml:space="preserve"> азотом с отводом газовой среды на факельный амбар Сборной станции;</w:t>
      </w:r>
    </w:p>
    <w:p w14:paraId="63B20D95" w14:textId="6641AEC3" w:rsidR="007A1E5E" w:rsidRPr="007A1E5E" w:rsidRDefault="007A1E5E" w:rsidP="007A1E5E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val="ru-RU" w:eastAsia="ru-RU"/>
        </w:rPr>
      </w:pPr>
      <w:r w:rsidRPr="007A1E5E">
        <w:rPr>
          <w:rFonts w:ascii="Times New Roman" w:hAnsi="Times New Roman"/>
          <w:sz w:val="24"/>
          <w:szCs w:val="24"/>
          <w:lang w:val="ru-RU" w:eastAsia="ru-RU"/>
        </w:rPr>
        <w:t>Выполнение подготовительных мероприятий на скважине U</w:t>
      </w:r>
      <w:r w:rsidR="00AB73C2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7A1E5E">
        <w:rPr>
          <w:rFonts w:ascii="Times New Roman" w:hAnsi="Times New Roman"/>
          <w:sz w:val="24"/>
          <w:szCs w:val="24"/>
          <w:lang w:val="ru-RU" w:eastAsia="ru-RU"/>
        </w:rPr>
        <w:t xml:space="preserve"> перед запуском очистного устройства, включая проверку проходимости трубопровода, готовности запорной арматуры и средств контроля;</w:t>
      </w:r>
    </w:p>
    <w:p w14:paraId="40C00218" w14:textId="77777777" w:rsidR="007A1E5E" w:rsidRPr="007A1E5E" w:rsidRDefault="007A1E5E" w:rsidP="007A1E5E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val="ru-RU" w:eastAsia="ru-RU"/>
        </w:rPr>
      </w:pPr>
      <w:r w:rsidRPr="007A1E5E">
        <w:rPr>
          <w:rFonts w:ascii="Times New Roman" w:hAnsi="Times New Roman"/>
          <w:sz w:val="24"/>
          <w:szCs w:val="24"/>
          <w:lang w:val="ru-RU" w:eastAsia="ru-RU"/>
        </w:rPr>
        <w:t>Выполнение подготовительных мероприятий на Сборной станции перед приемом очистного устройства, включая подготовку узла приема и обеспечение безопасных условий проведения работ;</w:t>
      </w:r>
    </w:p>
    <w:p w14:paraId="211D1AF4" w14:textId="0F5ACB0E" w:rsidR="007A1E5E" w:rsidRPr="007A1E5E" w:rsidRDefault="007A1E5E" w:rsidP="007A1E5E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val="ru-RU" w:eastAsia="ru-RU"/>
        </w:rPr>
      </w:pPr>
      <w:r w:rsidRPr="007A1E5E">
        <w:rPr>
          <w:rFonts w:ascii="Times New Roman" w:hAnsi="Times New Roman"/>
          <w:sz w:val="24"/>
          <w:szCs w:val="24"/>
          <w:lang w:val="ru-RU" w:eastAsia="ru-RU"/>
        </w:rPr>
        <w:t>Очистка внутренней полости шлейфа скважины U</w:t>
      </w:r>
      <w:r w:rsidR="00AB73C2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7A1E5E">
        <w:rPr>
          <w:rFonts w:ascii="Times New Roman" w:hAnsi="Times New Roman"/>
          <w:sz w:val="24"/>
          <w:szCs w:val="24"/>
          <w:lang w:val="ru-RU" w:eastAsia="ru-RU"/>
        </w:rPr>
        <w:t xml:space="preserve"> с применением очистного устройства с контролем параметров его прохождения;</w:t>
      </w:r>
    </w:p>
    <w:p w14:paraId="069F7869" w14:textId="7F87DF42" w:rsidR="007A1E5E" w:rsidRDefault="007A1E5E" w:rsidP="00AE62B6">
      <w:pPr>
        <w:spacing w:before="240"/>
        <w:ind w:firstLine="360"/>
        <w:rPr>
          <w:lang w:val="ru-RU"/>
        </w:rPr>
      </w:pPr>
      <w:r w:rsidRPr="007A1E5E">
        <w:rPr>
          <w:rFonts w:ascii="Times New Roman" w:hAnsi="Times New Roman"/>
          <w:sz w:val="24"/>
          <w:szCs w:val="24"/>
          <w:lang w:val="ru-RU"/>
        </w:rPr>
        <w:t xml:space="preserve">В целях вытеснения углеводородной среды и обеспечения безопасной очистки внутренней полости трубопровода </w:t>
      </w:r>
      <w:r w:rsidRPr="007A1E5E">
        <w:rPr>
          <w:rFonts w:ascii="Times New Roman" w:hAnsi="Times New Roman"/>
          <w:sz w:val="24"/>
          <w:szCs w:val="24"/>
        </w:rPr>
        <w:t>GRE</w:t>
      </w:r>
      <w:r w:rsidRPr="007A1E5E">
        <w:rPr>
          <w:rFonts w:ascii="Times New Roman" w:hAnsi="Times New Roman"/>
          <w:sz w:val="24"/>
          <w:szCs w:val="24"/>
          <w:lang w:val="ru-RU"/>
        </w:rPr>
        <w:t xml:space="preserve"> предусматривается подача азота от мобильного азотного оборудования компании </w:t>
      </w:r>
      <w:r w:rsidR="00ED7FA6">
        <w:rPr>
          <w:rFonts w:ascii="Times New Roman" w:hAnsi="Times New Roman"/>
          <w:sz w:val="24"/>
          <w:szCs w:val="24"/>
        </w:rPr>
        <w:t>TOO</w:t>
      </w:r>
      <w:r w:rsidR="00ED7FA6" w:rsidRPr="00ED7FA6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D7FA6">
        <w:rPr>
          <w:rFonts w:ascii="Times New Roman" w:hAnsi="Times New Roman"/>
          <w:sz w:val="24"/>
          <w:szCs w:val="24"/>
          <w:lang w:val="ru-RU"/>
        </w:rPr>
        <w:t>«</w:t>
      </w:r>
      <w:r w:rsidR="00ED7FA6">
        <w:rPr>
          <w:rFonts w:ascii="Times New Roman" w:hAnsi="Times New Roman"/>
          <w:sz w:val="24"/>
          <w:szCs w:val="24"/>
        </w:rPr>
        <w:t>KAZGEOTECH</w:t>
      </w:r>
      <w:r w:rsidR="00ED7FA6">
        <w:rPr>
          <w:rFonts w:ascii="Times New Roman" w:hAnsi="Times New Roman"/>
          <w:sz w:val="24"/>
          <w:szCs w:val="24"/>
          <w:lang w:val="ru-RU"/>
        </w:rPr>
        <w:t>»</w:t>
      </w:r>
      <w:r w:rsidRPr="007A1E5E">
        <w:rPr>
          <w:rFonts w:ascii="Times New Roman" w:hAnsi="Times New Roman"/>
          <w:sz w:val="24"/>
          <w:szCs w:val="24"/>
          <w:lang w:val="ru-RU"/>
        </w:rPr>
        <w:t xml:space="preserve"> с регулированием рабочих параметров подачи</w:t>
      </w:r>
      <w:r>
        <w:rPr>
          <w:lang w:val="ru-RU"/>
        </w:rPr>
        <w:t>.</w:t>
      </w:r>
    </w:p>
    <w:p w14:paraId="05C47B46" w14:textId="638039E8" w:rsidR="007A1E5E" w:rsidRPr="007A1E5E" w:rsidRDefault="007A1E5E" w:rsidP="00AE62B6">
      <w:pPr>
        <w:spacing w:before="240"/>
        <w:ind w:firstLine="360"/>
        <w:rPr>
          <w:rFonts w:ascii="Times New Roman" w:hAnsi="Times New Roman"/>
          <w:sz w:val="24"/>
          <w:szCs w:val="24"/>
          <w:lang w:val="ru-RU"/>
        </w:rPr>
      </w:pPr>
      <w:r w:rsidRPr="007A1E5E">
        <w:rPr>
          <w:rFonts w:ascii="Times New Roman" w:hAnsi="Times New Roman"/>
          <w:sz w:val="24"/>
          <w:szCs w:val="24"/>
          <w:lang w:val="ru-RU"/>
        </w:rPr>
        <w:lastRenderedPageBreak/>
        <w:t xml:space="preserve">До начала технологических операций необходимо назначить ответственных лиц от НСС, УОГ и </w:t>
      </w:r>
      <w:r w:rsidR="00ED7FA6">
        <w:rPr>
          <w:rFonts w:ascii="Times New Roman" w:hAnsi="Times New Roman"/>
          <w:sz w:val="24"/>
          <w:szCs w:val="24"/>
        </w:rPr>
        <w:t>TOO</w:t>
      </w:r>
      <w:r w:rsidR="00ED7FA6" w:rsidRPr="00ED7FA6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D7FA6">
        <w:rPr>
          <w:rFonts w:ascii="Times New Roman" w:hAnsi="Times New Roman"/>
          <w:sz w:val="24"/>
          <w:szCs w:val="24"/>
          <w:lang w:val="ru-RU"/>
        </w:rPr>
        <w:t>«</w:t>
      </w:r>
      <w:r w:rsidR="00ED7FA6">
        <w:rPr>
          <w:rFonts w:ascii="Times New Roman" w:hAnsi="Times New Roman"/>
          <w:sz w:val="24"/>
          <w:szCs w:val="24"/>
        </w:rPr>
        <w:t>KAZGEOTECH</w:t>
      </w:r>
      <w:r w:rsidR="00ED7FA6">
        <w:rPr>
          <w:rFonts w:ascii="Times New Roman" w:hAnsi="Times New Roman"/>
          <w:sz w:val="24"/>
          <w:szCs w:val="24"/>
          <w:lang w:val="ru-RU"/>
        </w:rPr>
        <w:t>»</w:t>
      </w:r>
      <w:r w:rsidR="00ED7FA6" w:rsidRPr="007A1E5E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A1E5E">
        <w:rPr>
          <w:rFonts w:ascii="Times New Roman" w:hAnsi="Times New Roman"/>
          <w:sz w:val="24"/>
          <w:szCs w:val="24"/>
          <w:lang w:val="ru-RU"/>
        </w:rPr>
        <w:t>для организации взаимодействия, обмена оперативной информацией и согласования действий при выполнении работ.</w:t>
      </w:r>
    </w:p>
    <w:p w14:paraId="7C2CCA24" w14:textId="6E708377" w:rsidR="00DD230C" w:rsidRDefault="00F31EB4" w:rsidP="006C1DA9">
      <w:pPr>
        <w:pStyle w:val="10"/>
        <w:numPr>
          <w:ilvl w:val="0"/>
          <w:numId w:val="36"/>
        </w:numPr>
        <w:tabs>
          <w:tab w:val="left" w:pos="993"/>
        </w:tabs>
        <w:rPr>
          <w:rFonts w:ascii="Times New Roman" w:hAnsi="Times New Roman"/>
          <w:sz w:val="24"/>
          <w:szCs w:val="24"/>
          <w:lang w:val="ru-RU"/>
        </w:rPr>
      </w:pPr>
      <w:bookmarkStart w:id="58" w:name="_Toc225613076"/>
      <w:r>
        <w:rPr>
          <w:rFonts w:ascii="Times New Roman" w:hAnsi="Times New Roman"/>
          <w:sz w:val="24"/>
          <w:szCs w:val="24"/>
          <w:lang w:val="ru-RU"/>
        </w:rPr>
        <w:t xml:space="preserve">Описание </w:t>
      </w:r>
      <w:r w:rsidR="00E3558E">
        <w:rPr>
          <w:rFonts w:ascii="Times New Roman" w:hAnsi="Times New Roman"/>
          <w:sz w:val="24"/>
          <w:szCs w:val="24"/>
          <w:lang w:val="ru-RU"/>
        </w:rPr>
        <w:t>технологических операций</w:t>
      </w:r>
      <w:bookmarkEnd w:id="58"/>
    </w:p>
    <w:p w14:paraId="11A6B52D" w14:textId="15EE286C" w:rsidR="0076418D" w:rsidRDefault="00756232" w:rsidP="0076418D">
      <w:pPr>
        <w:pStyle w:val="20"/>
        <w:ind w:firstLine="426"/>
        <w:rPr>
          <w:rFonts w:ascii="Times New Roman" w:hAnsi="Times New Roman"/>
          <w:u w:val="none"/>
          <w:lang w:val="ru-RU"/>
        </w:rPr>
      </w:pPr>
      <w:bookmarkStart w:id="59" w:name="_Toc225613077"/>
      <w:r>
        <w:rPr>
          <w:rFonts w:ascii="Times New Roman" w:hAnsi="Times New Roman"/>
          <w:u w:val="none"/>
          <w:lang w:val="ru-RU"/>
        </w:rPr>
        <w:t>3</w:t>
      </w:r>
      <w:r w:rsidR="003045EE" w:rsidRPr="0025261C">
        <w:rPr>
          <w:rFonts w:ascii="Times New Roman" w:hAnsi="Times New Roman"/>
          <w:u w:val="none"/>
          <w:lang w:val="ru-RU"/>
        </w:rPr>
        <w:t xml:space="preserve">.1 </w:t>
      </w:r>
      <w:r w:rsidR="003045EE" w:rsidRPr="0025261C">
        <w:rPr>
          <w:rFonts w:ascii="Times New Roman" w:hAnsi="Times New Roman"/>
          <w:u w:val="none"/>
          <w:lang w:val="ru-RU"/>
        </w:rPr>
        <w:tab/>
      </w:r>
      <w:r w:rsidR="003A4178">
        <w:rPr>
          <w:rFonts w:ascii="Times New Roman" w:hAnsi="Times New Roman"/>
          <w:u w:val="none"/>
          <w:lang w:val="ru-RU"/>
        </w:rPr>
        <w:t>Организация взаимодействия выполняемых работ</w:t>
      </w:r>
      <w:bookmarkEnd w:id="59"/>
    </w:p>
    <w:p w14:paraId="7DB856AB" w14:textId="6E9EAFCF" w:rsidR="007A1E5E" w:rsidRPr="007A1E5E" w:rsidRDefault="007A1E5E" w:rsidP="007A1E5E">
      <w:pPr>
        <w:pStyle w:val="af2"/>
        <w:spacing w:before="0" w:after="0"/>
        <w:ind w:left="0" w:right="-1" w:firstLine="426"/>
        <w:jc w:val="both"/>
        <w:rPr>
          <w:rFonts w:ascii="Times New Roman" w:hAnsi="Times New Roman"/>
          <w:noProof w:val="0"/>
          <w:color w:val="auto"/>
          <w:sz w:val="24"/>
          <w:szCs w:val="24"/>
          <w:lang w:val="ru-RU" w:eastAsia="ru-RU"/>
        </w:rPr>
      </w:pPr>
      <w:r w:rsidRPr="007A1E5E">
        <w:rPr>
          <w:rFonts w:ascii="Times New Roman" w:hAnsi="Times New Roman"/>
          <w:noProof w:val="0"/>
          <w:color w:val="auto"/>
          <w:sz w:val="24"/>
          <w:szCs w:val="24"/>
          <w:lang w:val="ru-RU" w:eastAsia="ru-RU"/>
        </w:rPr>
        <w:t xml:space="preserve">До начала технологических операций организовать проведение целевого производственного совещания с участием представителей НСС, УОГ, </w:t>
      </w:r>
      <w:r w:rsidR="00ED7FA6">
        <w:rPr>
          <w:rFonts w:ascii="Times New Roman" w:hAnsi="Times New Roman"/>
          <w:sz w:val="24"/>
          <w:szCs w:val="24"/>
        </w:rPr>
        <w:t>TOO</w:t>
      </w:r>
      <w:r w:rsidR="00ED7FA6" w:rsidRPr="00ED7FA6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D7FA6">
        <w:rPr>
          <w:rFonts w:ascii="Times New Roman" w:hAnsi="Times New Roman"/>
          <w:sz w:val="24"/>
          <w:szCs w:val="24"/>
          <w:lang w:val="ru-RU"/>
        </w:rPr>
        <w:t>«</w:t>
      </w:r>
      <w:r w:rsidR="00ED7FA6">
        <w:rPr>
          <w:rFonts w:ascii="Times New Roman" w:hAnsi="Times New Roman"/>
          <w:sz w:val="24"/>
          <w:szCs w:val="24"/>
        </w:rPr>
        <w:t>KAZGEOTECH</w:t>
      </w:r>
      <w:r w:rsidR="00ED7FA6">
        <w:rPr>
          <w:rFonts w:ascii="Times New Roman" w:hAnsi="Times New Roman"/>
          <w:sz w:val="24"/>
          <w:szCs w:val="24"/>
          <w:lang w:val="ru-RU"/>
        </w:rPr>
        <w:t>»</w:t>
      </w:r>
      <w:r w:rsidR="00ED7FA6" w:rsidRPr="007A1E5E">
        <w:rPr>
          <w:rFonts w:ascii="Times New Roman" w:hAnsi="Times New Roman"/>
          <w:noProof w:val="0"/>
          <w:color w:val="auto"/>
          <w:sz w:val="24"/>
          <w:szCs w:val="24"/>
          <w:lang w:val="ru-RU" w:eastAsia="ru-RU"/>
        </w:rPr>
        <w:t xml:space="preserve"> </w:t>
      </w:r>
      <w:r w:rsidRPr="007A1E5E">
        <w:rPr>
          <w:rFonts w:ascii="Times New Roman" w:hAnsi="Times New Roman"/>
          <w:noProof w:val="0"/>
          <w:color w:val="auto"/>
          <w:sz w:val="24"/>
          <w:szCs w:val="24"/>
          <w:lang w:val="ru-RU" w:eastAsia="ru-RU"/>
        </w:rPr>
        <w:t>и иных задействованных организаций по вопросам безопасного выполнения работ по очистке шлейфа скважины U</w:t>
      </w:r>
      <w:r w:rsidR="00AB73C2">
        <w:rPr>
          <w:rFonts w:ascii="Times New Roman" w:hAnsi="Times New Roman"/>
          <w:noProof w:val="0"/>
          <w:color w:val="auto"/>
          <w:sz w:val="24"/>
          <w:szCs w:val="24"/>
          <w:lang w:val="ru-RU" w:eastAsia="ru-RU"/>
        </w:rPr>
        <w:t>12</w:t>
      </w:r>
      <w:r w:rsidRPr="007A1E5E">
        <w:rPr>
          <w:rFonts w:ascii="Times New Roman" w:hAnsi="Times New Roman"/>
          <w:noProof w:val="0"/>
          <w:color w:val="auto"/>
          <w:sz w:val="24"/>
          <w:szCs w:val="24"/>
          <w:lang w:val="ru-RU" w:eastAsia="ru-RU"/>
        </w:rPr>
        <w:t>.</w:t>
      </w:r>
    </w:p>
    <w:p w14:paraId="6D70696F" w14:textId="1DA76687" w:rsidR="003045EE" w:rsidRPr="0076418D" w:rsidRDefault="007A1E5E" w:rsidP="007A1E5E">
      <w:pPr>
        <w:spacing w:after="100" w:afterAutospacing="1"/>
        <w:ind w:firstLine="425"/>
        <w:contextualSpacing/>
        <w:rPr>
          <w:rFonts w:ascii="Times New Roman" w:hAnsi="Times New Roman"/>
          <w:sz w:val="24"/>
          <w:szCs w:val="24"/>
          <w:lang w:val="ru-RU"/>
        </w:rPr>
      </w:pPr>
      <w:r w:rsidRPr="007A1E5E">
        <w:rPr>
          <w:rFonts w:ascii="Times New Roman" w:hAnsi="Times New Roman"/>
          <w:sz w:val="24"/>
          <w:szCs w:val="24"/>
          <w:lang w:val="ru-RU" w:eastAsia="ru-RU"/>
        </w:rPr>
        <w:t>По результатам совещания назначить ответственных лиц за выполнение этапов работ, определить координатора работ, установить каналы оперативной связи и порядок согласования технологических операций с УОГ.</w:t>
      </w:r>
    </w:p>
    <w:p w14:paraId="548F30CF" w14:textId="319203F7" w:rsidR="0076418D" w:rsidRPr="0076418D" w:rsidRDefault="00756232" w:rsidP="007A63F5">
      <w:pPr>
        <w:pStyle w:val="20"/>
        <w:ind w:firstLine="426"/>
        <w:rPr>
          <w:rFonts w:ascii="Times New Roman" w:hAnsi="Times New Roman"/>
          <w:sz w:val="24"/>
          <w:szCs w:val="24"/>
          <w:u w:val="none"/>
          <w:lang w:val="ru-RU"/>
        </w:rPr>
      </w:pPr>
      <w:bookmarkStart w:id="60" w:name="_Toc225613078"/>
      <w:r>
        <w:rPr>
          <w:rFonts w:ascii="Times New Roman" w:hAnsi="Times New Roman"/>
          <w:sz w:val="24"/>
          <w:szCs w:val="24"/>
          <w:u w:val="none"/>
          <w:lang w:val="ru-RU"/>
        </w:rPr>
        <w:t>3</w:t>
      </w:r>
      <w:r w:rsidR="006E40C0" w:rsidRPr="0076418D">
        <w:rPr>
          <w:rFonts w:ascii="Times New Roman" w:hAnsi="Times New Roman"/>
          <w:sz w:val="24"/>
          <w:szCs w:val="24"/>
          <w:u w:val="none"/>
          <w:lang w:val="ru-RU"/>
        </w:rPr>
        <w:t xml:space="preserve">.2 </w:t>
      </w:r>
      <w:r w:rsidR="006E40C0" w:rsidRPr="0076418D">
        <w:rPr>
          <w:rFonts w:ascii="Times New Roman" w:hAnsi="Times New Roman"/>
          <w:sz w:val="24"/>
          <w:szCs w:val="24"/>
          <w:u w:val="none"/>
          <w:lang w:val="ru-RU"/>
        </w:rPr>
        <w:tab/>
      </w:r>
      <w:r w:rsidR="0076418D" w:rsidRPr="0076418D">
        <w:rPr>
          <w:rFonts w:ascii="Times New Roman" w:hAnsi="Times New Roman"/>
          <w:sz w:val="24"/>
          <w:szCs w:val="24"/>
          <w:u w:val="none"/>
          <w:lang w:val="ru-RU"/>
        </w:rPr>
        <w:t>Сброс давление газа из шлейфа скважины U</w:t>
      </w:r>
      <w:r w:rsidR="00AB73C2">
        <w:rPr>
          <w:rFonts w:ascii="Times New Roman" w:hAnsi="Times New Roman"/>
          <w:sz w:val="24"/>
          <w:szCs w:val="24"/>
          <w:u w:val="none"/>
          <w:lang w:val="ru-RU"/>
        </w:rPr>
        <w:t>12</w:t>
      </w:r>
      <w:r w:rsidR="0076418D" w:rsidRPr="0076418D">
        <w:rPr>
          <w:rFonts w:ascii="Times New Roman" w:hAnsi="Times New Roman"/>
          <w:sz w:val="24"/>
          <w:szCs w:val="24"/>
          <w:u w:val="none"/>
          <w:lang w:val="ru-RU"/>
        </w:rPr>
        <w:t xml:space="preserve"> на факельный амбар Сборной станции</w:t>
      </w:r>
      <w:bookmarkEnd w:id="60"/>
    </w:p>
    <w:p w14:paraId="42E10EC9" w14:textId="5705EAB1" w:rsidR="007A1E5E" w:rsidRPr="007A1E5E" w:rsidRDefault="007A1E5E" w:rsidP="00BE1C70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7A1E5E">
        <w:rPr>
          <w:rFonts w:ascii="Times New Roman" w:hAnsi="Times New Roman"/>
          <w:sz w:val="24"/>
          <w:szCs w:val="24"/>
          <w:lang w:val="ru-RU" w:eastAsia="ru-RU"/>
        </w:rPr>
        <w:t>Выполнить поэтапное снижение давления углеводородной среды в шлейфе скважины U</w:t>
      </w:r>
      <w:r w:rsidR="00AB73C2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7A1E5E">
        <w:rPr>
          <w:rFonts w:ascii="Times New Roman" w:hAnsi="Times New Roman"/>
          <w:sz w:val="24"/>
          <w:szCs w:val="24"/>
          <w:lang w:val="ru-RU" w:eastAsia="ru-RU"/>
        </w:rPr>
        <w:t xml:space="preserve"> с отводом газа на факельный амбар Сборной станции через тестовый сепаратор V-10060.</w:t>
      </w:r>
    </w:p>
    <w:p w14:paraId="4F010651" w14:textId="6BEC8987" w:rsidR="007A1E5E" w:rsidRPr="007A1E5E" w:rsidRDefault="007A1E5E" w:rsidP="00BE1C70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7A1E5E">
        <w:rPr>
          <w:rFonts w:ascii="Times New Roman" w:hAnsi="Times New Roman"/>
          <w:sz w:val="24"/>
          <w:szCs w:val="24"/>
          <w:lang w:val="ru-RU" w:eastAsia="ru-RU"/>
        </w:rPr>
        <w:t>Собрать технологическую схему сброса газа от шлейфа скважины U</w:t>
      </w:r>
      <w:r w:rsidR="00AB73C2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7A1E5E">
        <w:rPr>
          <w:rFonts w:ascii="Times New Roman" w:hAnsi="Times New Roman"/>
          <w:sz w:val="24"/>
          <w:szCs w:val="24"/>
          <w:lang w:val="ru-RU" w:eastAsia="ru-RU"/>
        </w:rPr>
        <w:t xml:space="preserve"> через 6” распределительный замерной коллектор на вход тестового сепаратора V-10060 с проверкой герметичности соединений и готовности запорной арматуры.</w:t>
      </w:r>
    </w:p>
    <w:p w14:paraId="755C2E55" w14:textId="77777777" w:rsidR="007A1E5E" w:rsidRPr="007A1E5E" w:rsidRDefault="007A1E5E" w:rsidP="00BE1C70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7A1E5E">
        <w:rPr>
          <w:rFonts w:ascii="Times New Roman" w:hAnsi="Times New Roman"/>
          <w:sz w:val="24"/>
          <w:szCs w:val="24"/>
          <w:lang w:val="ru-RU" w:eastAsia="ru-RU"/>
        </w:rPr>
        <w:t>После стабилизации давления в тестовом сепараторе V-10060 выполнить открытие запорной арматуры на линии отвода газа на факельный амбар и обеспечить контролируемый сброс углеводородной среды.</w:t>
      </w:r>
    </w:p>
    <w:p w14:paraId="6C6A7C12" w14:textId="2A25A827" w:rsidR="007A1E5E" w:rsidRPr="007A1E5E" w:rsidRDefault="007A1E5E" w:rsidP="00BE1C70">
      <w:pPr>
        <w:spacing w:after="100" w:afterAutospacing="1"/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7A1E5E">
        <w:rPr>
          <w:rFonts w:ascii="Times New Roman" w:hAnsi="Times New Roman"/>
          <w:sz w:val="24"/>
          <w:szCs w:val="24"/>
          <w:lang w:val="ru-RU" w:eastAsia="ru-RU"/>
        </w:rPr>
        <w:t>Произвести полный сброс давления из шлейфа скважины U</w:t>
      </w:r>
      <w:r w:rsidR="00AB73C2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7A1E5E">
        <w:rPr>
          <w:rFonts w:ascii="Times New Roman" w:hAnsi="Times New Roman"/>
          <w:sz w:val="24"/>
          <w:szCs w:val="24"/>
          <w:lang w:val="ru-RU" w:eastAsia="ru-RU"/>
        </w:rPr>
        <w:t xml:space="preserve"> и тестового сепаратора V-10060 на факельный амбар Сборной станции с контролем параметров давления и состояния газовой среды.</w:t>
      </w:r>
    </w:p>
    <w:p w14:paraId="17F666C4" w14:textId="4384DCEB" w:rsidR="0076418D" w:rsidRPr="00CE4811" w:rsidRDefault="00756232" w:rsidP="00375E46">
      <w:pPr>
        <w:pStyle w:val="20"/>
        <w:ind w:firstLine="426"/>
        <w:rPr>
          <w:rFonts w:ascii="Times New Roman" w:hAnsi="Times New Roman"/>
          <w:sz w:val="24"/>
          <w:szCs w:val="24"/>
          <w:u w:val="none"/>
          <w:lang w:val="ru-RU"/>
        </w:rPr>
      </w:pPr>
      <w:bookmarkStart w:id="61" w:name="_Toc225613079"/>
      <w:r>
        <w:rPr>
          <w:rFonts w:ascii="Times New Roman" w:hAnsi="Times New Roman"/>
          <w:sz w:val="24"/>
          <w:szCs w:val="24"/>
          <w:u w:val="none"/>
          <w:lang w:val="ru-RU"/>
        </w:rPr>
        <w:t>3</w:t>
      </w:r>
      <w:r w:rsidR="00375E46" w:rsidRPr="00CE4811">
        <w:rPr>
          <w:rFonts w:ascii="Times New Roman" w:hAnsi="Times New Roman"/>
          <w:sz w:val="24"/>
          <w:szCs w:val="24"/>
          <w:u w:val="none"/>
          <w:lang w:val="ru-RU"/>
        </w:rPr>
        <w:t>.</w:t>
      </w:r>
      <w:r w:rsidR="003D58BD">
        <w:rPr>
          <w:rFonts w:ascii="Times New Roman" w:hAnsi="Times New Roman"/>
          <w:sz w:val="24"/>
          <w:szCs w:val="24"/>
          <w:u w:val="none"/>
          <w:lang w:val="ru-RU"/>
        </w:rPr>
        <w:t>3</w:t>
      </w:r>
      <w:r w:rsidR="00375E46" w:rsidRPr="00CE4811">
        <w:rPr>
          <w:rFonts w:ascii="Times New Roman" w:hAnsi="Times New Roman"/>
          <w:sz w:val="24"/>
          <w:szCs w:val="24"/>
          <w:u w:val="none"/>
          <w:lang w:val="ru-RU"/>
        </w:rPr>
        <w:t xml:space="preserve"> </w:t>
      </w:r>
      <w:r w:rsidR="00375E46" w:rsidRPr="00CE4811">
        <w:rPr>
          <w:rFonts w:ascii="Times New Roman" w:hAnsi="Times New Roman"/>
          <w:sz w:val="24"/>
          <w:szCs w:val="24"/>
          <w:u w:val="none"/>
          <w:lang w:val="ru-RU"/>
        </w:rPr>
        <w:tab/>
      </w:r>
      <w:r w:rsidR="0076418D" w:rsidRPr="00CE4811">
        <w:rPr>
          <w:rFonts w:ascii="Times New Roman" w:hAnsi="Times New Roman"/>
          <w:sz w:val="24"/>
          <w:szCs w:val="24"/>
          <w:u w:val="none"/>
          <w:lang w:val="ru-RU"/>
        </w:rPr>
        <w:t xml:space="preserve">Подготовительные работы на </w:t>
      </w:r>
      <w:r w:rsidR="00230CBC">
        <w:rPr>
          <w:rFonts w:ascii="Times New Roman" w:hAnsi="Times New Roman"/>
          <w:sz w:val="24"/>
          <w:szCs w:val="24"/>
          <w:u w:val="none"/>
          <w:lang w:val="ru-RU"/>
        </w:rPr>
        <w:t>Скважине</w:t>
      </w:r>
      <w:r w:rsidR="0076418D" w:rsidRPr="00CE4811">
        <w:rPr>
          <w:rFonts w:ascii="Times New Roman" w:hAnsi="Times New Roman"/>
          <w:sz w:val="24"/>
          <w:szCs w:val="24"/>
          <w:u w:val="none"/>
          <w:lang w:val="ru-RU"/>
        </w:rPr>
        <w:t xml:space="preserve"> </w:t>
      </w:r>
      <w:r w:rsidR="00230CBC">
        <w:rPr>
          <w:rFonts w:ascii="Times New Roman" w:hAnsi="Times New Roman"/>
          <w:sz w:val="24"/>
          <w:szCs w:val="24"/>
          <w:u w:val="none"/>
        </w:rPr>
        <w:t>U</w:t>
      </w:r>
      <w:r w:rsidR="00AB73C2">
        <w:rPr>
          <w:rFonts w:ascii="Times New Roman" w:hAnsi="Times New Roman"/>
          <w:sz w:val="24"/>
          <w:szCs w:val="24"/>
          <w:u w:val="none"/>
          <w:lang w:val="ru-RU"/>
        </w:rPr>
        <w:t>12</w:t>
      </w:r>
      <w:r w:rsidR="00230CBC" w:rsidRPr="00230CBC">
        <w:rPr>
          <w:rFonts w:ascii="Times New Roman" w:hAnsi="Times New Roman"/>
          <w:sz w:val="24"/>
          <w:szCs w:val="24"/>
          <w:u w:val="none"/>
          <w:lang w:val="ru-RU"/>
        </w:rPr>
        <w:t xml:space="preserve"> </w:t>
      </w:r>
      <w:r w:rsidR="0076418D" w:rsidRPr="00CE4811">
        <w:rPr>
          <w:rFonts w:ascii="Times New Roman" w:hAnsi="Times New Roman"/>
          <w:sz w:val="24"/>
          <w:szCs w:val="24"/>
          <w:u w:val="none"/>
          <w:lang w:val="ru-RU"/>
        </w:rPr>
        <w:t>перед запуском очистного устройства</w:t>
      </w:r>
      <w:bookmarkEnd w:id="61"/>
    </w:p>
    <w:p w14:paraId="7B80E0C9" w14:textId="6121FFB8" w:rsidR="00BE1C70" w:rsidRPr="00BE1C70" w:rsidRDefault="00BE1C70" w:rsidP="00BE1C70">
      <w:pPr>
        <w:pStyle w:val="af2"/>
        <w:spacing w:before="0" w:after="0"/>
        <w:ind w:left="0" w:right="-1" w:firstLine="426"/>
        <w:jc w:val="both"/>
        <w:rPr>
          <w:rFonts w:ascii="Times New Roman" w:hAnsi="Times New Roman"/>
          <w:noProof w:val="0"/>
          <w:color w:val="auto"/>
          <w:sz w:val="24"/>
          <w:szCs w:val="24"/>
          <w:lang w:val="ru-RU" w:eastAsia="ru-RU"/>
        </w:rPr>
      </w:pPr>
      <w:r w:rsidRPr="00BE1C70">
        <w:rPr>
          <w:rFonts w:ascii="Times New Roman" w:hAnsi="Times New Roman"/>
          <w:noProof w:val="0"/>
          <w:color w:val="auto"/>
          <w:sz w:val="24"/>
          <w:szCs w:val="24"/>
          <w:lang w:val="ru-RU" w:eastAsia="ru-RU"/>
        </w:rPr>
        <w:t>Перед запуском очистного устройства со стороны скважины U</w:t>
      </w:r>
      <w:r w:rsidR="00AB73C2">
        <w:rPr>
          <w:rFonts w:ascii="Times New Roman" w:hAnsi="Times New Roman"/>
          <w:noProof w:val="0"/>
          <w:color w:val="auto"/>
          <w:sz w:val="24"/>
          <w:szCs w:val="24"/>
          <w:lang w:val="ru-RU" w:eastAsia="ru-RU"/>
        </w:rPr>
        <w:t>12</w:t>
      </w:r>
      <w:r w:rsidRPr="00BE1C70">
        <w:rPr>
          <w:rFonts w:ascii="Times New Roman" w:hAnsi="Times New Roman"/>
          <w:noProof w:val="0"/>
          <w:color w:val="auto"/>
          <w:sz w:val="24"/>
          <w:szCs w:val="24"/>
          <w:lang w:val="ru-RU" w:eastAsia="ru-RU"/>
        </w:rPr>
        <w:t xml:space="preserve"> в направлении Сборной станции выполнить комплекс подготовительных мероприятий.</w:t>
      </w:r>
    </w:p>
    <w:p w14:paraId="1A3C8A8A" w14:textId="77777777" w:rsidR="00BE1C70" w:rsidRPr="00BE1C70" w:rsidRDefault="00BE1C70" w:rsidP="00BE1C70">
      <w:pPr>
        <w:ind w:right="-1"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BE1C70">
        <w:rPr>
          <w:rFonts w:ascii="Times New Roman" w:hAnsi="Times New Roman"/>
          <w:sz w:val="24"/>
          <w:szCs w:val="24"/>
          <w:lang w:val="ru-RU" w:eastAsia="ru-RU"/>
        </w:rPr>
        <w:t>Место проведения работ обозначить и оградить сигнальной лентой, установить предупреждающие знаки безопасности, обеспечить готовность средств индивидуальной защиты органов дыхания и первичных средств пожаротушения.</w:t>
      </w:r>
    </w:p>
    <w:p w14:paraId="2A6FBEE1" w14:textId="76A282A5" w:rsidR="00375E46" w:rsidRPr="003921B8" w:rsidRDefault="00BE1C70" w:rsidP="00BE1C70">
      <w:pPr>
        <w:ind w:right="-1" w:firstLine="426"/>
        <w:rPr>
          <w:rFonts w:ascii="Times New Roman" w:hAnsi="Times New Roman"/>
          <w:sz w:val="24"/>
          <w:szCs w:val="24"/>
          <w:lang w:val="ru-RU"/>
        </w:rPr>
      </w:pPr>
      <w:r w:rsidRPr="00BE1C70">
        <w:rPr>
          <w:rFonts w:ascii="Times New Roman" w:hAnsi="Times New Roman"/>
          <w:sz w:val="24"/>
          <w:szCs w:val="24"/>
          <w:lang w:val="ru-RU" w:eastAsia="ru-RU"/>
        </w:rPr>
        <w:t xml:space="preserve">После подтверждения отсутствия избыточного давления и углеводородной среды в трубопроводе выполнить </w:t>
      </w:r>
      <w:r w:rsidR="00AB73C2">
        <w:rPr>
          <w:rFonts w:ascii="Times New Roman" w:hAnsi="Times New Roman"/>
          <w:sz w:val="24"/>
          <w:szCs w:val="24"/>
          <w:lang w:val="ru-RU"/>
        </w:rPr>
        <w:t xml:space="preserve">демонтаж торцевой заглушки </w:t>
      </w:r>
      <w:r w:rsidR="00AB73C2" w:rsidRPr="0075421A">
        <w:rPr>
          <w:rFonts w:ascii="Times New Roman" w:hAnsi="Times New Roman"/>
          <w:sz w:val="24"/>
          <w:szCs w:val="24"/>
          <w:lang w:val="ru-RU"/>
        </w:rPr>
        <w:t xml:space="preserve">6” </w:t>
      </w:r>
      <w:r w:rsidR="00AB73C2">
        <w:rPr>
          <w:rFonts w:ascii="Times New Roman" w:hAnsi="Times New Roman"/>
          <w:sz w:val="24"/>
          <w:szCs w:val="24"/>
          <w:lang w:val="ru-RU"/>
        </w:rPr>
        <w:t xml:space="preserve">перед запорной арматурой </w:t>
      </w:r>
      <w:r w:rsidR="00AB73C2" w:rsidRPr="00515668">
        <w:rPr>
          <w:rFonts w:ascii="Times New Roman" w:hAnsi="Times New Roman"/>
          <w:sz w:val="24"/>
          <w:szCs w:val="24"/>
        </w:rPr>
        <w:t>U</w:t>
      </w:r>
      <w:r w:rsidR="00AB73C2" w:rsidRPr="00515668">
        <w:rPr>
          <w:rFonts w:ascii="Times New Roman" w:hAnsi="Times New Roman"/>
          <w:sz w:val="24"/>
          <w:szCs w:val="24"/>
          <w:lang w:val="ru-RU"/>
        </w:rPr>
        <w:t>12GC16</w:t>
      </w:r>
      <w:r w:rsidRPr="00BE1C70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E1C70">
        <w:rPr>
          <w:rFonts w:ascii="Times New Roman" w:hAnsi="Times New Roman"/>
          <w:sz w:val="24"/>
          <w:szCs w:val="24"/>
          <w:lang w:val="ru-RU"/>
        </w:rPr>
        <w:t>с предварительным контролем давления по установленным средствам измерения и проведением газоанализа в зоне выполнения работ</w:t>
      </w:r>
      <w:r w:rsidRPr="00BE1C70">
        <w:rPr>
          <w:rFonts w:ascii="Times New Roman" w:hAnsi="Times New Roman"/>
          <w:sz w:val="24"/>
          <w:szCs w:val="24"/>
          <w:lang w:val="ru-RU" w:eastAsia="ru-RU"/>
        </w:rPr>
        <w:t>.</w:t>
      </w:r>
    </w:p>
    <w:p w14:paraId="17B69E47" w14:textId="7469FA1A" w:rsidR="0076418D" w:rsidRPr="00CE4811" w:rsidRDefault="00756232" w:rsidP="00A462E0">
      <w:pPr>
        <w:pStyle w:val="20"/>
        <w:ind w:firstLine="426"/>
        <w:rPr>
          <w:rFonts w:ascii="Times New Roman" w:hAnsi="Times New Roman"/>
          <w:sz w:val="24"/>
          <w:szCs w:val="24"/>
          <w:u w:val="none"/>
          <w:lang w:val="ru-RU"/>
        </w:rPr>
      </w:pPr>
      <w:bookmarkStart w:id="62" w:name="_Toc225613080"/>
      <w:r>
        <w:rPr>
          <w:rFonts w:ascii="Times New Roman" w:hAnsi="Times New Roman"/>
          <w:sz w:val="24"/>
          <w:szCs w:val="24"/>
          <w:u w:val="none"/>
          <w:lang w:val="ru-RU"/>
        </w:rPr>
        <w:t>3</w:t>
      </w:r>
      <w:r w:rsidR="00A462E0" w:rsidRPr="00CE4811">
        <w:rPr>
          <w:rFonts w:ascii="Times New Roman" w:hAnsi="Times New Roman"/>
          <w:sz w:val="24"/>
          <w:szCs w:val="24"/>
          <w:u w:val="none"/>
          <w:lang w:val="ru-RU"/>
        </w:rPr>
        <w:t>.</w:t>
      </w:r>
      <w:r w:rsidR="003D58BD">
        <w:rPr>
          <w:rFonts w:ascii="Times New Roman" w:hAnsi="Times New Roman"/>
          <w:sz w:val="24"/>
          <w:szCs w:val="24"/>
          <w:u w:val="none"/>
          <w:lang w:val="ru-RU"/>
        </w:rPr>
        <w:t>4</w:t>
      </w:r>
      <w:r w:rsidR="00A462E0" w:rsidRPr="00CE4811">
        <w:rPr>
          <w:rFonts w:ascii="Times New Roman" w:hAnsi="Times New Roman"/>
          <w:sz w:val="24"/>
          <w:szCs w:val="24"/>
          <w:u w:val="none"/>
          <w:lang w:val="ru-RU"/>
        </w:rPr>
        <w:t xml:space="preserve"> </w:t>
      </w:r>
      <w:r w:rsidR="00A462E0" w:rsidRPr="00CE4811">
        <w:rPr>
          <w:rFonts w:ascii="Times New Roman" w:hAnsi="Times New Roman"/>
          <w:sz w:val="24"/>
          <w:szCs w:val="24"/>
          <w:u w:val="none"/>
          <w:lang w:val="ru-RU"/>
        </w:rPr>
        <w:tab/>
      </w:r>
      <w:r w:rsidR="0076418D" w:rsidRPr="00CE4811">
        <w:rPr>
          <w:rFonts w:ascii="Times New Roman" w:hAnsi="Times New Roman"/>
          <w:sz w:val="24"/>
          <w:szCs w:val="24"/>
          <w:u w:val="none"/>
          <w:lang w:val="ru-RU"/>
        </w:rPr>
        <w:t xml:space="preserve">Подготовительные работы на </w:t>
      </w:r>
      <w:r w:rsidR="003E1A41">
        <w:rPr>
          <w:rFonts w:ascii="Times New Roman" w:hAnsi="Times New Roman"/>
          <w:sz w:val="24"/>
          <w:szCs w:val="24"/>
          <w:u w:val="none"/>
          <w:lang w:val="ru-RU"/>
        </w:rPr>
        <w:t>Сборной станции</w:t>
      </w:r>
      <w:r w:rsidR="0076418D" w:rsidRPr="00CE4811">
        <w:rPr>
          <w:rFonts w:ascii="Times New Roman" w:hAnsi="Times New Roman"/>
          <w:sz w:val="24"/>
          <w:szCs w:val="24"/>
          <w:u w:val="none"/>
          <w:lang w:val="ru-RU"/>
        </w:rPr>
        <w:t xml:space="preserve"> перед приемом очистного устройства</w:t>
      </w:r>
      <w:bookmarkEnd w:id="62"/>
    </w:p>
    <w:p w14:paraId="0BB3FA99" w14:textId="57485CE6" w:rsidR="007F33C9" w:rsidRPr="007F33C9" w:rsidRDefault="007F33C9" w:rsidP="007F33C9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7F33C9">
        <w:rPr>
          <w:rFonts w:ascii="Times New Roman" w:hAnsi="Times New Roman"/>
          <w:sz w:val="24"/>
          <w:szCs w:val="24"/>
          <w:lang w:val="ru-RU" w:eastAsia="ru-RU"/>
        </w:rPr>
        <w:lastRenderedPageBreak/>
        <w:t>Перед приемом очистного устройства, движущегося со стороны скважины U</w:t>
      </w:r>
      <w:r w:rsidR="00AB73C2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7F33C9">
        <w:rPr>
          <w:rFonts w:ascii="Times New Roman" w:hAnsi="Times New Roman"/>
          <w:sz w:val="24"/>
          <w:szCs w:val="24"/>
          <w:lang w:val="ru-RU" w:eastAsia="ru-RU"/>
        </w:rPr>
        <w:t xml:space="preserve"> в направлении Сборной станции, выполнить комплекс подготовительных мероприятий на узле приема трубопровода.</w:t>
      </w:r>
    </w:p>
    <w:p w14:paraId="12A16C9E" w14:textId="77777777" w:rsidR="007F33C9" w:rsidRPr="007F33C9" w:rsidRDefault="007F33C9" w:rsidP="007F33C9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7F33C9">
        <w:rPr>
          <w:rFonts w:ascii="Times New Roman" w:hAnsi="Times New Roman"/>
          <w:sz w:val="24"/>
          <w:szCs w:val="24"/>
          <w:lang w:val="ru-RU" w:eastAsia="ru-RU"/>
        </w:rPr>
        <w:t>Место проведения работ обозначить и оградить, установить предупреждающие знаки безопасности, обеспечить готовность средств индивидуальной защиты органов дыхания и первичных средств пожаротушения.</w:t>
      </w:r>
    </w:p>
    <w:p w14:paraId="55D0A33E" w14:textId="15F124C0" w:rsidR="007F33C9" w:rsidRPr="007F33C9" w:rsidRDefault="007F33C9" w:rsidP="007F33C9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7F33C9">
        <w:rPr>
          <w:rFonts w:ascii="Times New Roman" w:hAnsi="Times New Roman"/>
          <w:sz w:val="24"/>
          <w:szCs w:val="24"/>
          <w:lang w:val="ru-RU" w:eastAsia="ru-RU"/>
        </w:rPr>
        <w:t>После подтверждения отсутствия избыточного давления и углеводородной среды в трубопроводе выполнить демонтаж торцевой заглушки 6” на запорной арматуре 100GC</w:t>
      </w:r>
      <w:r w:rsidR="002D0046">
        <w:rPr>
          <w:rFonts w:ascii="Times New Roman" w:hAnsi="Times New Roman"/>
          <w:sz w:val="24"/>
          <w:szCs w:val="24"/>
          <w:lang w:val="ru-RU" w:eastAsia="ru-RU"/>
        </w:rPr>
        <w:t>158</w:t>
      </w:r>
      <w:r w:rsidRPr="007F33C9">
        <w:rPr>
          <w:rFonts w:ascii="Times New Roman" w:hAnsi="Times New Roman"/>
          <w:sz w:val="24"/>
          <w:szCs w:val="24"/>
          <w:lang w:val="ru-RU" w:eastAsia="ru-RU"/>
        </w:rPr>
        <w:t>.</w:t>
      </w:r>
    </w:p>
    <w:p w14:paraId="4013640E" w14:textId="77777777" w:rsidR="007F33C9" w:rsidRPr="007F33C9" w:rsidRDefault="007F33C9" w:rsidP="007F33C9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7F33C9">
        <w:rPr>
          <w:rFonts w:ascii="Times New Roman" w:hAnsi="Times New Roman"/>
          <w:sz w:val="24"/>
          <w:szCs w:val="24"/>
          <w:lang w:val="ru-RU" w:eastAsia="ru-RU"/>
        </w:rPr>
        <w:t>На место демонтированной заглушки установить подготовленный фланцевый узел с коннектором для подключения гибкого шланга, обеспечивающего безопасный отвод остаточной газожидкостной среды.</w:t>
      </w:r>
    </w:p>
    <w:p w14:paraId="20467287" w14:textId="7DD38562" w:rsidR="00A462E0" w:rsidRPr="00BC10CC" w:rsidRDefault="007F33C9" w:rsidP="00A462E0">
      <w:pPr>
        <w:ind w:firstLine="426"/>
        <w:rPr>
          <w:rFonts w:ascii="Times New Roman" w:hAnsi="Times New Roman"/>
          <w:sz w:val="24"/>
          <w:szCs w:val="24"/>
          <w:lang w:val="ru-RU"/>
        </w:rPr>
      </w:pPr>
      <w:r w:rsidRPr="007F33C9">
        <w:rPr>
          <w:rFonts w:ascii="Times New Roman" w:hAnsi="Times New Roman"/>
          <w:sz w:val="24"/>
          <w:szCs w:val="24"/>
          <w:lang w:val="ru-RU" w:eastAsia="ru-RU"/>
        </w:rPr>
        <w:t>Подготовить мобильную герметичную тару для приема возможных остатков углеводородного сырья при подходе и извлечении очистного устройства.</w:t>
      </w:r>
    </w:p>
    <w:p w14:paraId="27DADCB9" w14:textId="025A9848" w:rsidR="0076418D" w:rsidRPr="00CE4811" w:rsidRDefault="00756232" w:rsidP="00EE1EA8">
      <w:pPr>
        <w:pStyle w:val="20"/>
        <w:tabs>
          <w:tab w:val="left" w:pos="993"/>
        </w:tabs>
        <w:ind w:firstLine="426"/>
        <w:rPr>
          <w:rFonts w:ascii="Times New Roman" w:hAnsi="Times New Roman"/>
          <w:sz w:val="24"/>
          <w:szCs w:val="24"/>
          <w:u w:val="none"/>
          <w:lang w:val="ru-RU"/>
        </w:rPr>
      </w:pPr>
      <w:bookmarkStart w:id="63" w:name="_Toc225613081"/>
      <w:r>
        <w:rPr>
          <w:rFonts w:ascii="Times New Roman" w:hAnsi="Times New Roman"/>
          <w:sz w:val="24"/>
          <w:szCs w:val="24"/>
          <w:u w:val="none"/>
          <w:lang w:val="ru-RU"/>
        </w:rPr>
        <w:t>3</w:t>
      </w:r>
      <w:r w:rsidR="0038164D" w:rsidRPr="00CE4811">
        <w:rPr>
          <w:rFonts w:ascii="Times New Roman" w:hAnsi="Times New Roman"/>
          <w:sz w:val="24"/>
          <w:szCs w:val="24"/>
          <w:u w:val="none"/>
          <w:lang w:val="ru-RU"/>
        </w:rPr>
        <w:t>.</w:t>
      </w:r>
      <w:r w:rsidR="003D58BD">
        <w:rPr>
          <w:rFonts w:ascii="Times New Roman" w:hAnsi="Times New Roman"/>
          <w:sz w:val="24"/>
          <w:szCs w:val="24"/>
          <w:u w:val="none"/>
          <w:lang w:val="ru-RU"/>
        </w:rPr>
        <w:t>5</w:t>
      </w:r>
      <w:r w:rsidR="0038164D" w:rsidRPr="00CE4811">
        <w:rPr>
          <w:rFonts w:ascii="Times New Roman" w:hAnsi="Times New Roman"/>
          <w:sz w:val="24"/>
          <w:szCs w:val="24"/>
          <w:u w:val="none"/>
          <w:lang w:val="ru-RU"/>
        </w:rPr>
        <w:t xml:space="preserve"> </w:t>
      </w:r>
      <w:r w:rsidR="0038164D" w:rsidRPr="00CE4811">
        <w:rPr>
          <w:rFonts w:ascii="Times New Roman" w:hAnsi="Times New Roman"/>
          <w:sz w:val="24"/>
          <w:szCs w:val="24"/>
          <w:u w:val="none"/>
          <w:lang w:val="ru-RU"/>
        </w:rPr>
        <w:tab/>
      </w:r>
      <w:r w:rsidR="0076418D" w:rsidRPr="00CE4811">
        <w:rPr>
          <w:rFonts w:ascii="Times New Roman" w:hAnsi="Times New Roman"/>
          <w:sz w:val="24"/>
          <w:szCs w:val="24"/>
          <w:u w:val="none"/>
          <w:lang w:val="ru-RU"/>
        </w:rPr>
        <w:t>Очистка шлейфа скважины U</w:t>
      </w:r>
      <w:r w:rsidR="002D0046">
        <w:rPr>
          <w:rFonts w:ascii="Times New Roman" w:hAnsi="Times New Roman"/>
          <w:sz w:val="24"/>
          <w:szCs w:val="24"/>
          <w:u w:val="none"/>
          <w:lang w:val="ru-RU"/>
        </w:rPr>
        <w:t>12</w:t>
      </w:r>
      <w:r w:rsidR="0076418D" w:rsidRPr="00CE4811">
        <w:rPr>
          <w:rFonts w:ascii="Times New Roman" w:hAnsi="Times New Roman"/>
          <w:sz w:val="24"/>
          <w:szCs w:val="24"/>
          <w:u w:val="none"/>
          <w:lang w:val="ru-RU"/>
        </w:rPr>
        <w:t xml:space="preserve"> при помощи очистного устройства</w:t>
      </w:r>
      <w:bookmarkEnd w:id="63"/>
    </w:p>
    <w:p w14:paraId="083B1A4F" w14:textId="51694176" w:rsidR="00841430" w:rsidRPr="00841430" w:rsidRDefault="00841430" w:rsidP="003D58BD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841430">
        <w:rPr>
          <w:rFonts w:ascii="Times New Roman" w:hAnsi="Times New Roman"/>
          <w:sz w:val="24"/>
          <w:szCs w:val="24"/>
          <w:lang w:val="ru-RU" w:eastAsia="ru-RU"/>
        </w:rPr>
        <w:t>Выполнить очистку внутренней полости шлейфа скважины U</w:t>
      </w:r>
      <w:r w:rsidR="002D0046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841430">
        <w:rPr>
          <w:rFonts w:ascii="Times New Roman" w:hAnsi="Times New Roman"/>
          <w:sz w:val="24"/>
          <w:szCs w:val="24"/>
          <w:lang w:val="ru-RU" w:eastAsia="ru-RU"/>
        </w:rPr>
        <w:t xml:space="preserve"> с применением очистного устройства с вытеснением остаточной углеводородной среды в направлении Сборной станции.</w:t>
      </w:r>
    </w:p>
    <w:p w14:paraId="5E6D047E" w14:textId="14C27C25" w:rsidR="00841430" w:rsidRPr="002915FB" w:rsidRDefault="00841430" w:rsidP="003D58BD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2915FB">
        <w:rPr>
          <w:rFonts w:ascii="Times New Roman" w:hAnsi="Times New Roman"/>
          <w:sz w:val="24"/>
          <w:szCs w:val="24"/>
          <w:lang w:val="ru-RU" w:eastAsia="ru-RU"/>
        </w:rPr>
        <w:t xml:space="preserve">Перед запуском очистного устройства на Сборной станции проверить </w:t>
      </w:r>
      <w:r w:rsidR="00D665F2">
        <w:rPr>
          <w:rFonts w:ascii="Times New Roman" w:hAnsi="Times New Roman"/>
          <w:sz w:val="24"/>
          <w:szCs w:val="24"/>
          <w:lang w:val="ru-RU" w:eastAsia="ru-RU"/>
        </w:rPr>
        <w:t>от</w:t>
      </w:r>
      <w:r w:rsidRPr="002915FB">
        <w:rPr>
          <w:rFonts w:ascii="Times New Roman" w:hAnsi="Times New Roman"/>
          <w:sz w:val="24"/>
          <w:szCs w:val="24"/>
          <w:lang w:val="ru-RU" w:eastAsia="ru-RU"/>
        </w:rPr>
        <w:t>крытие ручной запорной арматуры 100GC</w:t>
      </w:r>
      <w:r w:rsidR="00D665F2">
        <w:rPr>
          <w:rFonts w:ascii="Times New Roman" w:hAnsi="Times New Roman"/>
          <w:sz w:val="24"/>
          <w:szCs w:val="24"/>
          <w:lang w:val="ru-RU" w:eastAsia="ru-RU"/>
        </w:rPr>
        <w:t>51</w:t>
      </w:r>
      <w:r w:rsidRPr="002915FB">
        <w:rPr>
          <w:rFonts w:ascii="Times New Roman" w:hAnsi="Times New Roman"/>
          <w:sz w:val="24"/>
          <w:szCs w:val="24"/>
          <w:lang w:val="ru-RU" w:eastAsia="ru-RU"/>
        </w:rPr>
        <w:t xml:space="preserve"> и 100GC</w:t>
      </w:r>
      <w:r w:rsidR="00D665F2">
        <w:rPr>
          <w:rFonts w:ascii="Times New Roman" w:hAnsi="Times New Roman"/>
          <w:sz w:val="24"/>
          <w:szCs w:val="24"/>
          <w:lang w:val="ru-RU" w:eastAsia="ru-RU"/>
        </w:rPr>
        <w:t>53</w:t>
      </w:r>
      <w:r w:rsidRPr="002915FB">
        <w:rPr>
          <w:rFonts w:ascii="Times New Roman" w:hAnsi="Times New Roman"/>
          <w:sz w:val="24"/>
          <w:szCs w:val="24"/>
          <w:lang w:val="ru-RU" w:eastAsia="ru-RU"/>
        </w:rPr>
        <w:t>, а также открытие запорной арматуры 100GC</w:t>
      </w:r>
      <w:r w:rsidR="00D665F2">
        <w:rPr>
          <w:rFonts w:ascii="Times New Roman" w:hAnsi="Times New Roman"/>
          <w:sz w:val="24"/>
          <w:szCs w:val="24"/>
          <w:lang w:val="ru-RU" w:eastAsia="ru-RU"/>
        </w:rPr>
        <w:t>156</w:t>
      </w:r>
      <w:r w:rsidRPr="002915FB">
        <w:rPr>
          <w:rFonts w:ascii="Times New Roman" w:hAnsi="Times New Roman"/>
          <w:sz w:val="24"/>
          <w:szCs w:val="24"/>
          <w:lang w:val="ru-RU" w:eastAsia="ru-RU"/>
        </w:rPr>
        <w:t xml:space="preserve"> и 100GC</w:t>
      </w:r>
      <w:r w:rsidR="00D665F2">
        <w:rPr>
          <w:rFonts w:ascii="Times New Roman" w:hAnsi="Times New Roman"/>
          <w:sz w:val="24"/>
          <w:szCs w:val="24"/>
          <w:lang w:val="ru-RU" w:eastAsia="ru-RU"/>
        </w:rPr>
        <w:t>158</w:t>
      </w:r>
      <w:r w:rsidRPr="002915FB">
        <w:rPr>
          <w:rFonts w:ascii="Times New Roman" w:hAnsi="Times New Roman"/>
          <w:sz w:val="24"/>
          <w:szCs w:val="24"/>
          <w:lang w:val="ru-RU" w:eastAsia="ru-RU"/>
        </w:rPr>
        <w:t>, обеспечивающей прием очистного устройства и отвод вытесняемой среды.</w:t>
      </w:r>
    </w:p>
    <w:p w14:paraId="17522DAB" w14:textId="51251F2E" w:rsidR="00841430" w:rsidRPr="00841430" w:rsidRDefault="00841430" w:rsidP="003D58BD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2915FB">
        <w:rPr>
          <w:rFonts w:ascii="Times New Roman" w:hAnsi="Times New Roman"/>
          <w:sz w:val="24"/>
          <w:szCs w:val="24"/>
          <w:lang w:val="ru-RU" w:eastAsia="ru-RU"/>
        </w:rPr>
        <w:t>На скважине U</w:t>
      </w:r>
      <w:r w:rsidR="00D665F2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2915FB">
        <w:rPr>
          <w:rFonts w:ascii="Times New Roman" w:hAnsi="Times New Roman"/>
          <w:sz w:val="24"/>
          <w:szCs w:val="24"/>
          <w:lang w:val="ru-RU" w:eastAsia="ru-RU"/>
        </w:rPr>
        <w:t xml:space="preserve"> проверить закрытие ручной запорной арматуры U</w:t>
      </w:r>
      <w:r w:rsidR="00D665F2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2915FB">
        <w:rPr>
          <w:rFonts w:ascii="Times New Roman" w:hAnsi="Times New Roman"/>
          <w:sz w:val="24"/>
          <w:szCs w:val="24"/>
          <w:lang w:val="ru-RU" w:eastAsia="ru-RU"/>
        </w:rPr>
        <w:t>GC11 и U</w:t>
      </w:r>
      <w:r w:rsidR="00D665F2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2915FB">
        <w:rPr>
          <w:rFonts w:ascii="Times New Roman" w:hAnsi="Times New Roman"/>
          <w:sz w:val="24"/>
          <w:szCs w:val="24"/>
          <w:lang w:val="ru-RU" w:eastAsia="ru-RU"/>
        </w:rPr>
        <w:t>GC09, а также открытие запорной арматуры</w:t>
      </w:r>
      <w:r w:rsidR="006F4A3F" w:rsidRPr="006F4A3F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6F4A3F" w:rsidRPr="002915FB">
        <w:rPr>
          <w:rFonts w:ascii="Times New Roman" w:hAnsi="Times New Roman"/>
          <w:sz w:val="24"/>
          <w:szCs w:val="24"/>
          <w:lang w:val="ru-RU" w:eastAsia="ru-RU"/>
        </w:rPr>
        <w:t>U</w:t>
      </w:r>
      <w:r w:rsidR="006F4A3F">
        <w:rPr>
          <w:rFonts w:ascii="Times New Roman" w:hAnsi="Times New Roman"/>
          <w:sz w:val="24"/>
          <w:szCs w:val="24"/>
          <w:lang w:val="ru-RU" w:eastAsia="ru-RU"/>
        </w:rPr>
        <w:t>12</w:t>
      </w:r>
      <w:r w:rsidR="006F4A3F" w:rsidRPr="002915FB">
        <w:rPr>
          <w:rFonts w:ascii="Times New Roman" w:hAnsi="Times New Roman"/>
          <w:sz w:val="24"/>
          <w:szCs w:val="24"/>
          <w:lang w:val="ru-RU" w:eastAsia="ru-RU"/>
        </w:rPr>
        <w:t>GC1</w:t>
      </w:r>
      <w:r w:rsidR="006F4A3F">
        <w:rPr>
          <w:rFonts w:ascii="Times New Roman" w:hAnsi="Times New Roman"/>
          <w:sz w:val="24"/>
          <w:szCs w:val="24"/>
          <w:lang w:val="ru-RU" w:eastAsia="ru-RU"/>
        </w:rPr>
        <w:t>6 и</w:t>
      </w:r>
      <w:r w:rsidRPr="002915FB">
        <w:rPr>
          <w:rFonts w:ascii="Times New Roman" w:hAnsi="Times New Roman"/>
          <w:sz w:val="24"/>
          <w:szCs w:val="24"/>
          <w:lang w:val="ru-RU" w:eastAsia="ru-RU"/>
        </w:rPr>
        <w:t xml:space="preserve"> U</w:t>
      </w:r>
      <w:r w:rsidR="00D665F2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2915FB">
        <w:rPr>
          <w:rFonts w:ascii="Times New Roman" w:hAnsi="Times New Roman"/>
          <w:sz w:val="24"/>
          <w:szCs w:val="24"/>
          <w:lang w:val="ru-RU" w:eastAsia="ru-RU"/>
        </w:rPr>
        <w:t>GC18, обеспечивающей запуск очистного устройства.</w:t>
      </w:r>
    </w:p>
    <w:p w14:paraId="46AEAF12" w14:textId="28A03CE8" w:rsidR="00841430" w:rsidRPr="00841430" w:rsidRDefault="00841430" w:rsidP="003D58BD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841430">
        <w:rPr>
          <w:rFonts w:ascii="Times New Roman" w:hAnsi="Times New Roman"/>
          <w:sz w:val="24"/>
          <w:szCs w:val="24"/>
          <w:lang w:val="ru-RU" w:eastAsia="ru-RU"/>
        </w:rPr>
        <w:t>Установить очистное устройство во внутреннюю полость трубопровода 6”-GC-U</w:t>
      </w:r>
      <w:r w:rsidR="006F4A3F">
        <w:rPr>
          <w:rFonts w:ascii="Times New Roman" w:hAnsi="Times New Roman"/>
          <w:sz w:val="24"/>
          <w:szCs w:val="24"/>
          <w:lang w:val="ru-RU" w:eastAsia="ru-RU"/>
        </w:rPr>
        <w:t>1211-</w:t>
      </w:r>
      <w:r w:rsidR="006F4A3F">
        <w:rPr>
          <w:rFonts w:ascii="Times New Roman" w:hAnsi="Times New Roman"/>
          <w:sz w:val="24"/>
          <w:szCs w:val="24"/>
          <w:lang w:eastAsia="ru-RU"/>
        </w:rPr>
        <w:t>D</w:t>
      </w:r>
      <w:r w:rsidR="006F4A3F" w:rsidRPr="006F4A3F">
        <w:rPr>
          <w:rFonts w:ascii="Times New Roman" w:hAnsi="Times New Roman"/>
          <w:sz w:val="24"/>
          <w:szCs w:val="24"/>
          <w:lang w:val="ru-RU" w:eastAsia="ru-RU"/>
        </w:rPr>
        <w:t>2</w:t>
      </w:r>
      <w:r w:rsidR="006F4A3F">
        <w:rPr>
          <w:rFonts w:ascii="Times New Roman" w:hAnsi="Times New Roman"/>
          <w:sz w:val="24"/>
          <w:szCs w:val="24"/>
          <w:lang w:eastAsia="ru-RU"/>
        </w:rPr>
        <w:t>X</w:t>
      </w:r>
      <w:r w:rsidR="006F4A3F" w:rsidRPr="006F4A3F">
        <w:rPr>
          <w:rFonts w:ascii="Times New Roman" w:hAnsi="Times New Roman"/>
          <w:sz w:val="24"/>
          <w:szCs w:val="24"/>
          <w:lang w:val="ru-RU" w:eastAsia="ru-RU"/>
        </w:rPr>
        <w:t>-40</w:t>
      </w:r>
      <w:r w:rsidR="006F4A3F">
        <w:rPr>
          <w:rFonts w:ascii="Times New Roman" w:hAnsi="Times New Roman"/>
          <w:sz w:val="24"/>
          <w:szCs w:val="24"/>
          <w:lang w:eastAsia="ru-RU"/>
        </w:rPr>
        <w:t>HET</w:t>
      </w:r>
      <w:r w:rsidR="006F4A3F">
        <w:rPr>
          <w:rFonts w:ascii="Times New Roman" w:hAnsi="Times New Roman"/>
          <w:sz w:val="24"/>
          <w:szCs w:val="24"/>
          <w:lang w:val="ru-RU" w:eastAsia="ru-RU"/>
        </w:rPr>
        <w:t>, установить торцевую заглушку со штуцером для подключения азота.</w:t>
      </w:r>
    </w:p>
    <w:p w14:paraId="367F16FD" w14:textId="5C79DBE5" w:rsidR="00841430" w:rsidRPr="00841430" w:rsidRDefault="00841430" w:rsidP="006F4A3F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841430">
        <w:rPr>
          <w:rFonts w:ascii="Times New Roman" w:hAnsi="Times New Roman"/>
          <w:sz w:val="24"/>
          <w:szCs w:val="24"/>
          <w:lang w:val="ru-RU" w:eastAsia="ru-RU"/>
        </w:rPr>
        <w:t xml:space="preserve">Подачей азота через </w:t>
      </w:r>
      <w:r w:rsidR="006F4A3F">
        <w:rPr>
          <w:rFonts w:ascii="Times New Roman" w:hAnsi="Times New Roman"/>
          <w:sz w:val="24"/>
          <w:szCs w:val="24"/>
          <w:lang w:val="ru-RU" w:eastAsia="ru-RU"/>
        </w:rPr>
        <w:t>штуцер на торцевой заглушке</w:t>
      </w:r>
      <w:r w:rsidRPr="00841430">
        <w:rPr>
          <w:rFonts w:ascii="Times New Roman" w:hAnsi="Times New Roman"/>
          <w:sz w:val="24"/>
          <w:szCs w:val="24"/>
          <w:lang w:val="ru-RU" w:eastAsia="ru-RU"/>
        </w:rPr>
        <w:t xml:space="preserve"> обеспечить создание перепада давления, необходимого для перемещения очистного устройства по трубопроводу в сторону Сборной станции.</w:t>
      </w:r>
    </w:p>
    <w:p w14:paraId="44A1AC65" w14:textId="70D0B693" w:rsidR="00841430" w:rsidRPr="00841430" w:rsidRDefault="00841430" w:rsidP="003D58BD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6F4A3F">
        <w:rPr>
          <w:rFonts w:ascii="Times New Roman" w:hAnsi="Times New Roman"/>
          <w:sz w:val="24"/>
          <w:szCs w:val="24"/>
          <w:lang w:val="ru-RU" w:eastAsia="ru-RU"/>
        </w:rPr>
        <w:t>Вытесняемую</w:t>
      </w:r>
      <w:r w:rsidRPr="00841430">
        <w:rPr>
          <w:rFonts w:ascii="Times New Roman" w:hAnsi="Times New Roman"/>
          <w:sz w:val="24"/>
          <w:szCs w:val="24"/>
          <w:lang w:val="ru-RU" w:eastAsia="ru-RU"/>
        </w:rPr>
        <w:t xml:space="preserve"> газожидкостную углеводородную среду направлять </w:t>
      </w:r>
      <w:r w:rsidR="006F4A3F" w:rsidRPr="007A1E5E">
        <w:rPr>
          <w:rFonts w:ascii="Times New Roman" w:hAnsi="Times New Roman"/>
          <w:sz w:val="24"/>
          <w:szCs w:val="24"/>
          <w:lang w:val="ru-RU" w:eastAsia="ru-RU"/>
        </w:rPr>
        <w:t>через 6” распределительный замерной коллектор на вход тестового сепаратора V-10060</w:t>
      </w:r>
      <w:r w:rsidR="006F4A3F">
        <w:rPr>
          <w:rFonts w:ascii="Times New Roman" w:hAnsi="Times New Roman"/>
          <w:sz w:val="24"/>
          <w:szCs w:val="24"/>
          <w:lang w:val="ru-RU" w:eastAsia="ru-RU"/>
        </w:rPr>
        <w:t xml:space="preserve"> с отводом газа в факельный амбар на сжигание, а углеводородный конденсат вытеснять периодически в магистральный трубопровод путем постановки на замер одной из работающих скважин</w:t>
      </w:r>
      <w:r w:rsidRPr="00841430">
        <w:rPr>
          <w:rFonts w:ascii="Times New Roman" w:hAnsi="Times New Roman"/>
          <w:sz w:val="24"/>
          <w:szCs w:val="24"/>
          <w:lang w:val="ru-RU" w:eastAsia="ru-RU"/>
        </w:rPr>
        <w:t>.</w:t>
      </w:r>
    </w:p>
    <w:p w14:paraId="095F7949" w14:textId="77777777" w:rsidR="00841430" w:rsidRPr="00841430" w:rsidRDefault="00841430" w:rsidP="006F4A3F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841430">
        <w:rPr>
          <w:rFonts w:ascii="Times New Roman" w:hAnsi="Times New Roman"/>
          <w:sz w:val="24"/>
          <w:szCs w:val="24"/>
          <w:lang w:val="ru-RU" w:eastAsia="ru-RU"/>
        </w:rPr>
        <w:t>Операцию по очистке трубопровода выполнять циклически до достижения требуемых показателей по отсутствию углеводородной среды.</w:t>
      </w:r>
    </w:p>
    <w:p w14:paraId="130B145C" w14:textId="36DBCC3D" w:rsidR="001D3BA9" w:rsidRDefault="00841430" w:rsidP="003D58BD">
      <w:pPr>
        <w:ind w:firstLine="426"/>
        <w:rPr>
          <w:ins w:id="64" w:author="Автор"/>
          <w:rFonts w:ascii="Times New Roman" w:hAnsi="Times New Roman"/>
          <w:sz w:val="24"/>
          <w:szCs w:val="24"/>
          <w:lang w:val="ru-RU" w:eastAsia="ru-RU"/>
        </w:rPr>
      </w:pPr>
      <w:r w:rsidRPr="00841430">
        <w:rPr>
          <w:rFonts w:ascii="Times New Roman" w:hAnsi="Times New Roman"/>
          <w:sz w:val="24"/>
          <w:szCs w:val="24"/>
          <w:lang w:val="ru-RU" w:eastAsia="ru-RU"/>
        </w:rPr>
        <w:t>Для выполнения повторного запуска очистного устройства произвести демонтаж фланцевого узла с коннектором на узле приема, извлечь очистное устройство, после чего восстановить технологическую схему и выполнить повторный запуск в соответствии с установленной последовательностью.</w:t>
      </w:r>
    </w:p>
    <w:p w14:paraId="29370D30" w14:textId="4001B9C9" w:rsidR="00122887" w:rsidRDefault="00122887" w:rsidP="003D58BD">
      <w:pPr>
        <w:ind w:firstLine="426"/>
        <w:rPr>
          <w:ins w:id="65" w:author="Автор"/>
          <w:rFonts w:ascii="Times New Roman" w:hAnsi="Times New Roman"/>
          <w:sz w:val="24"/>
          <w:szCs w:val="24"/>
          <w:lang w:val="ru-RU" w:eastAsia="ru-RU"/>
        </w:rPr>
      </w:pPr>
    </w:p>
    <w:p w14:paraId="1D413B93" w14:textId="77777777" w:rsidR="00122887" w:rsidRPr="00F46E88" w:rsidRDefault="00122887" w:rsidP="003D58BD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</w:p>
    <w:p w14:paraId="280D538F" w14:textId="63DB2A8D" w:rsidR="003D58BD" w:rsidRPr="006B3E71" w:rsidRDefault="003D58BD" w:rsidP="006B3E71">
      <w:pPr>
        <w:pStyle w:val="20"/>
        <w:tabs>
          <w:tab w:val="left" w:pos="993"/>
        </w:tabs>
        <w:ind w:firstLine="426"/>
        <w:rPr>
          <w:rFonts w:ascii="Times New Roman" w:hAnsi="Times New Roman"/>
          <w:sz w:val="24"/>
          <w:szCs w:val="24"/>
          <w:u w:val="none"/>
          <w:lang w:val="ru-RU" w:eastAsia="ru-RU"/>
        </w:rPr>
      </w:pPr>
      <w:bookmarkStart w:id="66" w:name="_Toc225613082"/>
      <w:r w:rsidRPr="006B3E71">
        <w:rPr>
          <w:rFonts w:ascii="Times New Roman" w:hAnsi="Times New Roman"/>
          <w:bCs/>
          <w:sz w:val="24"/>
          <w:szCs w:val="24"/>
          <w:u w:val="none"/>
          <w:lang w:val="ru-RU"/>
        </w:rPr>
        <w:lastRenderedPageBreak/>
        <w:t>3.6</w:t>
      </w:r>
      <w:r w:rsidRPr="006B3E71">
        <w:rPr>
          <w:rFonts w:ascii="Times New Roman" w:hAnsi="Times New Roman"/>
          <w:sz w:val="24"/>
          <w:szCs w:val="24"/>
          <w:u w:val="none"/>
          <w:lang w:val="ru-RU"/>
        </w:rPr>
        <w:t xml:space="preserve"> </w:t>
      </w:r>
      <w:r w:rsidRPr="006B3E71">
        <w:rPr>
          <w:rFonts w:ascii="Times New Roman" w:hAnsi="Times New Roman"/>
          <w:sz w:val="24"/>
          <w:szCs w:val="24"/>
          <w:u w:val="none"/>
          <w:lang w:val="ru-RU"/>
        </w:rPr>
        <w:tab/>
      </w:r>
      <w:r w:rsidRPr="006B3E71">
        <w:rPr>
          <w:rFonts w:ascii="Times New Roman" w:hAnsi="Times New Roman"/>
          <w:bCs/>
          <w:sz w:val="24"/>
          <w:szCs w:val="24"/>
          <w:u w:val="none"/>
          <w:lang w:val="ru-RU" w:eastAsia="ru-RU"/>
        </w:rPr>
        <w:t>Продувка азотом шлейфа скважины U</w:t>
      </w:r>
      <w:r w:rsidR="006F4A3F">
        <w:rPr>
          <w:rFonts w:ascii="Times New Roman" w:hAnsi="Times New Roman"/>
          <w:bCs/>
          <w:sz w:val="24"/>
          <w:szCs w:val="24"/>
          <w:u w:val="none"/>
          <w:lang w:val="ru-RU" w:eastAsia="ru-RU"/>
        </w:rPr>
        <w:t>12</w:t>
      </w:r>
      <w:r w:rsidRPr="006B3E71">
        <w:rPr>
          <w:rFonts w:ascii="Times New Roman" w:hAnsi="Times New Roman"/>
          <w:bCs/>
          <w:sz w:val="24"/>
          <w:szCs w:val="24"/>
          <w:u w:val="none"/>
          <w:lang w:val="ru-RU" w:eastAsia="ru-RU"/>
        </w:rPr>
        <w:t xml:space="preserve"> после очистки трубопровода очистным устройством</w:t>
      </w:r>
      <w:r w:rsidR="00EE1EA8" w:rsidRPr="006B3E71">
        <w:rPr>
          <w:rFonts w:ascii="Times New Roman" w:hAnsi="Times New Roman"/>
          <w:bCs/>
          <w:sz w:val="24"/>
          <w:szCs w:val="24"/>
          <w:u w:val="none"/>
          <w:lang w:val="ru-RU" w:eastAsia="ru-RU"/>
        </w:rPr>
        <w:t xml:space="preserve"> на факельный амбар сборной станции</w:t>
      </w:r>
      <w:bookmarkEnd w:id="66"/>
    </w:p>
    <w:p w14:paraId="224B52FE" w14:textId="00AE53D4" w:rsidR="003D58BD" w:rsidRPr="003D58BD" w:rsidRDefault="003D58BD" w:rsidP="00EE1EA8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3D58BD">
        <w:rPr>
          <w:rFonts w:ascii="Times New Roman" w:hAnsi="Times New Roman"/>
          <w:sz w:val="24"/>
          <w:szCs w:val="24"/>
          <w:lang w:val="ru-RU" w:eastAsia="ru-RU"/>
        </w:rPr>
        <w:t>После завершения операций по механической очистке внутренней полости шлейфа скважины U</w:t>
      </w:r>
      <w:r w:rsidR="006F4A3F">
        <w:rPr>
          <w:rFonts w:ascii="Times New Roman" w:hAnsi="Times New Roman"/>
          <w:sz w:val="24"/>
          <w:szCs w:val="24"/>
          <w:lang w:val="ru-RU" w:eastAsia="ru-RU"/>
        </w:rPr>
        <w:t>12</w:t>
      </w:r>
      <w:r w:rsidRPr="003D58BD">
        <w:rPr>
          <w:rFonts w:ascii="Times New Roman" w:hAnsi="Times New Roman"/>
          <w:sz w:val="24"/>
          <w:szCs w:val="24"/>
          <w:lang w:val="ru-RU" w:eastAsia="ru-RU"/>
        </w:rPr>
        <w:t xml:space="preserve"> очистным устройством выполнить продувку трубопровода азотом с целью удаления остаточной углеводородной среды и достижения безопасных параметров газовой среды.</w:t>
      </w:r>
    </w:p>
    <w:p w14:paraId="3EBBAB6C" w14:textId="56A71F78" w:rsidR="003D58BD" w:rsidRPr="003D58BD" w:rsidRDefault="003D58BD" w:rsidP="00EE1EA8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3D58BD">
        <w:rPr>
          <w:rFonts w:ascii="Times New Roman" w:hAnsi="Times New Roman"/>
          <w:sz w:val="24"/>
          <w:szCs w:val="24"/>
          <w:lang w:val="ru-RU" w:eastAsia="ru-RU"/>
        </w:rPr>
        <w:t xml:space="preserve">Подключить мобильную азотную установку </w:t>
      </w:r>
      <w:r w:rsidR="002915FB">
        <w:rPr>
          <w:rFonts w:ascii="Times New Roman" w:hAnsi="Times New Roman"/>
          <w:sz w:val="24"/>
          <w:szCs w:val="24"/>
          <w:lang w:eastAsia="ru-RU"/>
        </w:rPr>
        <w:t>TOO</w:t>
      </w:r>
      <w:r w:rsidR="002915FB" w:rsidRPr="002915FB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2915FB">
        <w:rPr>
          <w:rFonts w:ascii="Times New Roman" w:hAnsi="Times New Roman"/>
          <w:sz w:val="24"/>
          <w:szCs w:val="24"/>
          <w:lang w:val="ru-RU" w:eastAsia="ru-RU"/>
        </w:rPr>
        <w:t>«</w:t>
      </w:r>
      <w:r w:rsidR="002915FB">
        <w:rPr>
          <w:rFonts w:ascii="Times New Roman" w:hAnsi="Times New Roman"/>
          <w:sz w:val="24"/>
          <w:szCs w:val="24"/>
          <w:lang w:eastAsia="ru-RU"/>
        </w:rPr>
        <w:t>KAZGEOTECH</w:t>
      </w:r>
      <w:r w:rsidR="002915FB">
        <w:rPr>
          <w:rFonts w:ascii="Times New Roman" w:hAnsi="Times New Roman"/>
          <w:sz w:val="24"/>
          <w:szCs w:val="24"/>
          <w:lang w:val="ru-RU" w:eastAsia="ru-RU"/>
        </w:rPr>
        <w:t>»</w:t>
      </w:r>
      <w:r w:rsidRPr="003D58BD">
        <w:rPr>
          <w:rFonts w:ascii="Times New Roman" w:hAnsi="Times New Roman"/>
          <w:sz w:val="24"/>
          <w:szCs w:val="24"/>
          <w:lang w:val="ru-RU" w:eastAsia="ru-RU"/>
        </w:rPr>
        <w:t xml:space="preserve"> к </w:t>
      </w:r>
      <w:r w:rsidR="002915FB">
        <w:rPr>
          <w:rFonts w:ascii="Times New Roman" w:hAnsi="Times New Roman"/>
          <w:sz w:val="24"/>
          <w:szCs w:val="24"/>
          <w:lang w:val="ru-RU" w:eastAsia="ru-RU"/>
        </w:rPr>
        <w:t>штуцеру торцевой заглушки</w:t>
      </w:r>
      <w:r w:rsidRPr="003D58BD">
        <w:rPr>
          <w:rFonts w:ascii="Times New Roman" w:hAnsi="Times New Roman"/>
          <w:sz w:val="24"/>
          <w:szCs w:val="24"/>
          <w:lang w:val="ru-RU" w:eastAsia="ru-RU"/>
        </w:rPr>
        <w:t xml:space="preserve"> со стороны скважины в направлении Сборной станции и проверить герметичность технологической схемы.</w:t>
      </w:r>
    </w:p>
    <w:p w14:paraId="40AC1D36" w14:textId="51C17E20" w:rsidR="003D58BD" w:rsidRPr="003D58BD" w:rsidRDefault="003D58BD" w:rsidP="00EE1EA8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3D58BD">
        <w:rPr>
          <w:rFonts w:ascii="Times New Roman" w:hAnsi="Times New Roman"/>
          <w:sz w:val="24"/>
          <w:szCs w:val="24"/>
          <w:lang w:val="ru-RU" w:eastAsia="ru-RU"/>
        </w:rPr>
        <w:t xml:space="preserve">Подачей азота обеспечить вытеснение остаточных газожидкостных углеводородов в сторону Сборной станции с отводом среды </w:t>
      </w:r>
      <w:r w:rsidR="00EE1EA8">
        <w:rPr>
          <w:rFonts w:ascii="Times New Roman" w:hAnsi="Times New Roman"/>
          <w:sz w:val="24"/>
          <w:szCs w:val="24"/>
          <w:lang w:val="ru-RU" w:eastAsia="ru-RU"/>
        </w:rPr>
        <w:t>на факельный амбар в</w:t>
      </w:r>
      <w:r w:rsidRPr="003D58BD">
        <w:rPr>
          <w:rFonts w:ascii="Times New Roman" w:hAnsi="Times New Roman"/>
          <w:sz w:val="24"/>
          <w:szCs w:val="24"/>
          <w:lang w:val="ru-RU" w:eastAsia="ru-RU"/>
        </w:rPr>
        <w:t xml:space="preserve"> соответствии с принятой технологической схемой.</w:t>
      </w:r>
    </w:p>
    <w:p w14:paraId="25E96554" w14:textId="583D2DE8" w:rsidR="003D58BD" w:rsidRPr="003D58BD" w:rsidRDefault="003D58BD" w:rsidP="00EE1EA8">
      <w:pPr>
        <w:ind w:firstLine="426"/>
        <w:rPr>
          <w:rFonts w:ascii="Times New Roman" w:hAnsi="Times New Roman"/>
          <w:sz w:val="24"/>
          <w:szCs w:val="24"/>
          <w:lang w:val="ru-RU" w:eastAsia="ru-RU"/>
        </w:rPr>
      </w:pPr>
      <w:r w:rsidRPr="003D58BD">
        <w:rPr>
          <w:rFonts w:ascii="Times New Roman" w:hAnsi="Times New Roman"/>
          <w:sz w:val="24"/>
          <w:szCs w:val="24"/>
          <w:lang w:val="ru-RU" w:eastAsia="ru-RU"/>
        </w:rPr>
        <w:t>Продувку выполнять до достижения установленных критериев безопасности по содержанию углеводородов в трубопроводе с контролем параметров давления и результатов газоанализа.</w:t>
      </w:r>
    </w:p>
    <w:p w14:paraId="0F450D10" w14:textId="48C3BDE6" w:rsidR="003D58BD" w:rsidRDefault="003D58BD" w:rsidP="00EE1EA8">
      <w:pPr>
        <w:ind w:firstLine="426"/>
        <w:rPr>
          <w:rFonts w:ascii="Times New Roman" w:hAnsi="Times New Roman"/>
          <w:sz w:val="24"/>
          <w:szCs w:val="24"/>
          <w:lang w:val="ru-RU"/>
        </w:rPr>
      </w:pPr>
      <w:r w:rsidRPr="003D58BD">
        <w:rPr>
          <w:rFonts w:ascii="Times New Roman" w:hAnsi="Times New Roman"/>
          <w:sz w:val="24"/>
          <w:szCs w:val="24"/>
          <w:lang w:val="ru-RU" w:eastAsia="ru-RU"/>
        </w:rPr>
        <w:t>После завершения продувки подачу азота прекратить, трубопровод изолировать установленной запорной арматурой.</w:t>
      </w:r>
    </w:p>
    <w:p w14:paraId="4F097D48" w14:textId="2214B3DE" w:rsidR="0076418D" w:rsidRPr="00CE4811" w:rsidRDefault="00756232" w:rsidP="00FF3611">
      <w:pPr>
        <w:pStyle w:val="20"/>
        <w:ind w:firstLine="426"/>
        <w:rPr>
          <w:rFonts w:ascii="Times New Roman" w:hAnsi="Times New Roman"/>
          <w:sz w:val="24"/>
          <w:szCs w:val="24"/>
          <w:u w:val="none"/>
          <w:lang w:val="ru-RU"/>
        </w:rPr>
      </w:pPr>
      <w:bookmarkStart w:id="67" w:name="_Toc225613083"/>
      <w:r>
        <w:rPr>
          <w:rFonts w:ascii="Times New Roman" w:hAnsi="Times New Roman"/>
          <w:sz w:val="24"/>
          <w:szCs w:val="24"/>
          <w:u w:val="none"/>
          <w:lang w:val="ru-RU"/>
        </w:rPr>
        <w:t>3</w:t>
      </w:r>
      <w:r w:rsidR="00FF3611" w:rsidRPr="00CE4811">
        <w:rPr>
          <w:rFonts w:ascii="Times New Roman" w:hAnsi="Times New Roman"/>
          <w:sz w:val="24"/>
          <w:szCs w:val="24"/>
          <w:u w:val="none"/>
          <w:lang w:val="ru-RU"/>
        </w:rPr>
        <w:t xml:space="preserve">.7 </w:t>
      </w:r>
      <w:r w:rsidR="00FF3611" w:rsidRPr="00CE4811">
        <w:rPr>
          <w:rFonts w:ascii="Times New Roman" w:hAnsi="Times New Roman"/>
          <w:sz w:val="24"/>
          <w:szCs w:val="24"/>
          <w:u w:val="none"/>
          <w:lang w:val="ru-RU"/>
        </w:rPr>
        <w:tab/>
      </w:r>
      <w:r w:rsidR="00CE4811" w:rsidRPr="00CE4811">
        <w:rPr>
          <w:rFonts w:ascii="Times New Roman" w:hAnsi="Times New Roman"/>
          <w:sz w:val="24"/>
          <w:szCs w:val="24"/>
          <w:u w:val="none"/>
          <w:lang w:val="ru-RU"/>
        </w:rPr>
        <w:t>Завершение работ</w:t>
      </w:r>
      <w:bookmarkEnd w:id="67"/>
    </w:p>
    <w:p w14:paraId="15E14953" w14:textId="04AE5482" w:rsidR="00C25351" w:rsidRDefault="00297663" w:rsidP="00CE4811">
      <w:pPr>
        <w:ind w:firstLine="426"/>
        <w:rPr>
          <w:rFonts w:ascii="Times New Roman" w:hAnsi="Times New Roman"/>
          <w:sz w:val="24"/>
          <w:szCs w:val="24"/>
          <w:lang w:val="ru-RU"/>
        </w:rPr>
      </w:pPr>
      <w:r w:rsidRPr="00CE4811">
        <w:rPr>
          <w:rFonts w:ascii="Times New Roman" w:hAnsi="Times New Roman"/>
          <w:sz w:val="24"/>
          <w:szCs w:val="24"/>
          <w:lang w:val="ru-RU"/>
        </w:rPr>
        <w:t xml:space="preserve">После окончания очистки трубопровода произвести восстановление </w:t>
      </w:r>
      <w:r w:rsidR="00C25351" w:rsidRPr="00CE4811">
        <w:rPr>
          <w:rFonts w:ascii="Times New Roman" w:hAnsi="Times New Roman"/>
          <w:sz w:val="24"/>
          <w:szCs w:val="24"/>
          <w:lang w:val="ru-RU"/>
        </w:rPr>
        <w:t xml:space="preserve">технологической </w:t>
      </w:r>
      <w:r w:rsidRPr="00CE4811">
        <w:rPr>
          <w:rFonts w:ascii="Times New Roman" w:hAnsi="Times New Roman"/>
          <w:sz w:val="24"/>
          <w:szCs w:val="24"/>
          <w:lang w:val="ru-RU"/>
        </w:rPr>
        <w:t xml:space="preserve">схемы. Демонтировать ранее установленный специальный фланец на </w:t>
      </w:r>
      <w:r w:rsidR="00507095">
        <w:rPr>
          <w:rFonts w:ascii="Times New Roman" w:hAnsi="Times New Roman"/>
          <w:sz w:val="24"/>
          <w:szCs w:val="24"/>
          <w:lang w:val="ru-RU"/>
        </w:rPr>
        <w:t>Сборной станции</w:t>
      </w:r>
      <w:r w:rsidRPr="00CE4811">
        <w:rPr>
          <w:rFonts w:ascii="Times New Roman" w:hAnsi="Times New Roman"/>
          <w:sz w:val="24"/>
          <w:szCs w:val="24"/>
          <w:lang w:val="ru-RU"/>
        </w:rPr>
        <w:t>, установить</w:t>
      </w:r>
      <w:r w:rsidR="00C25351" w:rsidRPr="00CE4811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CE4811">
        <w:rPr>
          <w:rFonts w:ascii="Times New Roman" w:hAnsi="Times New Roman"/>
          <w:sz w:val="24"/>
          <w:szCs w:val="24"/>
          <w:lang w:val="ru-RU"/>
        </w:rPr>
        <w:t xml:space="preserve">торцевые заглушки на запорных </w:t>
      </w:r>
      <w:r w:rsidRPr="00515668">
        <w:rPr>
          <w:rFonts w:ascii="Times New Roman" w:hAnsi="Times New Roman"/>
          <w:sz w:val="24"/>
          <w:szCs w:val="24"/>
          <w:lang w:val="ru-RU"/>
        </w:rPr>
        <w:t xml:space="preserve">арматурах </w:t>
      </w:r>
      <w:r w:rsidR="00C25351" w:rsidRPr="00515668">
        <w:rPr>
          <w:rFonts w:ascii="Times New Roman" w:hAnsi="Times New Roman"/>
          <w:sz w:val="24"/>
          <w:szCs w:val="24"/>
          <w:lang w:val="ru-RU"/>
        </w:rPr>
        <w:t>U</w:t>
      </w:r>
      <w:r w:rsidR="00507095" w:rsidRPr="00515668">
        <w:rPr>
          <w:rFonts w:ascii="Times New Roman" w:hAnsi="Times New Roman"/>
          <w:sz w:val="24"/>
          <w:szCs w:val="24"/>
          <w:lang w:val="ru-RU"/>
        </w:rPr>
        <w:t>1</w:t>
      </w:r>
      <w:r w:rsidR="00515668" w:rsidRPr="00515668">
        <w:rPr>
          <w:rFonts w:ascii="Times New Roman" w:hAnsi="Times New Roman"/>
          <w:sz w:val="24"/>
          <w:szCs w:val="24"/>
          <w:lang w:val="ru-RU"/>
        </w:rPr>
        <w:t>2</w:t>
      </w:r>
      <w:r w:rsidR="00C25351" w:rsidRPr="00515668">
        <w:rPr>
          <w:rFonts w:ascii="Times New Roman" w:hAnsi="Times New Roman"/>
          <w:sz w:val="24"/>
          <w:szCs w:val="24"/>
          <w:lang w:val="ru-RU"/>
        </w:rPr>
        <w:t>GC16, 100GC</w:t>
      </w:r>
      <w:r w:rsidR="008656DB">
        <w:rPr>
          <w:rFonts w:ascii="Times New Roman" w:hAnsi="Times New Roman"/>
          <w:sz w:val="24"/>
          <w:szCs w:val="24"/>
          <w:lang w:val="ru-RU"/>
        </w:rPr>
        <w:t>158</w:t>
      </w:r>
      <w:r w:rsidR="00C25351" w:rsidRPr="00515668">
        <w:rPr>
          <w:rFonts w:ascii="Times New Roman" w:hAnsi="Times New Roman"/>
          <w:sz w:val="24"/>
          <w:szCs w:val="24"/>
          <w:lang w:val="ru-RU"/>
        </w:rPr>
        <w:t>.</w:t>
      </w:r>
      <w:r w:rsidR="007F5555" w:rsidRPr="007F5555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1A5413CD" w14:textId="3C087314" w:rsidR="00615424" w:rsidRPr="008C14D0" w:rsidRDefault="00615424" w:rsidP="006C1DA9">
      <w:pPr>
        <w:pStyle w:val="10"/>
        <w:numPr>
          <w:ilvl w:val="0"/>
          <w:numId w:val="36"/>
        </w:numPr>
        <w:tabs>
          <w:tab w:val="left" w:pos="993"/>
        </w:tabs>
        <w:rPr>
          <w:rFonts w:ascii="Times New Roman" w:hAnsi="Times New Roman"/>
          <w:sz w:val="24"/>
          <w:szCs w:val="24"/>
          <w:lang w:val="ru-RU"/>
        </w:rPr>
      </w:pPr>
      <w:bookmarkStart w:id="68" w:name="_Toc169945849"/>
      <w:bookmarkStart w:id="69" w:name="_Toc225613084"/>
      <w:r w:rsidRPr="008C14D0">
        <w:rPr>
          <w:rFonts w:ascii="Times New Roman" w:hAnsi="Times New Roman"/>
          <w:sz w:val="24"/>
          <w:szCs w:val="24"/>
          <w:lang w:val="ru-RU"/>
        </w:rPr>
        <w:t>Техника безопасности и охрана труда</w:t>
      </w:r>
      <w:bookmarkEnd w:id="68"/>
      <w:bookmarkEnd w:id="69"/>
    </w:p>
    <w:p w14:paraId="0693617A" w14:textId="77777777" w:rsidR="00626B23" w:rsidRPr="00356C56" w:rsidRDefault="00626B23" w:rsidP="008A2AF6">
      <w:pPr>
        <w:pStyle w:val="a0"/>
        <w:numPr>
          <w:ilvl w:val="0"/>
          <w:numId w:val="25"/>
        </w:numPr>
        <w:tabs>
          <w:tab w:val="left" w:pos="1134"/>
        </w:tabs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Инструктаж и обсуждения безопасного ведения работ будет проводиться перед каждым видом работ.</w:t>
      </w:r>
    </w:p>
    <w:p w14:paraId="5F0F3413" w14:textId="77777777" w:rsidR="00626B23" w:rsidRPr="00356C56" w:rsidRDefault="00626B23" w:rsidP="008A2AF6">
      <w:pPr>
        <w:pStyle w:val="a0"/>
        <w:numPr>
          <w:ilvl w:val="0"/>
          <w:numId w:val="25"/>
        </w:numPr>
        <w:tabs>
          <w:tab w:val="left" w:pos="1134"/>
        </w:tabs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Провести оценку риска согласно плану производства работ и заполнить форму АСОР (Анализ степени опасности работ) со снижением риска до ПЦНУ (предельно целесообразно низкий уровень).</w:t>
      </w:r>
    </w:p>
    <w:p w14:paraId="654DA3ED" w14:textId="77777777" w:rsidR="00626B23" w:rsidRPr="00356C56" w:rsidRDefault="00626B23" w:rsidP="008A2AF6">
      <w:pPr>
        <w:pStyle w:val="a0"/>
        <w:numPr>
          <w:ilvl w:val="0"/>
          <w:numId w:val="25"/>
        </w:numPr>
        <w:tabs>
          <w:tab w:val="left" w:pos="1134"/>
        </w:tabs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Проводить анализ безопасности работ во время целевого инструктажа перед началом работ с заполнением формы АБР.</w:t>
      </w:r>
    </w:p>
    <w:p w14:paraId="6E96B1EE" w14:textId="77777777" w:rsidR="00626B23" w:rsidRPr="00356C56" w:rsidRDefault="00626B23" w:rsidP="008A2AF6">
      <w:pPr>
        <w:pStyle w:val="a0"/>
        <w:numPr>
          <w:ilvl w:val="0"/>
          <w:numId w:val="25"/>
        </w:numPr>
        <w:tabs>
          <w:tab w:val="left" w:pos="1134"/>
        </w:tabs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Работы проводить с оформлением Наряд-допуска и соответствующих разрешений согласно характеру выполняемой работы.</w:t>
      </w:r>
    </w:p>
    <w:p w14:paraId="2634FAD0" w14:textId="6B9333FE" w:rsidR="00626B23" w:rsidRPr="00356C56" w:rsidRDefault="00626B23" w:rsidP="008A2AF6">
      <w:pPr>
        <w:pStyle w:val="a0"/>
        <w:numPr>
          <w:ilvl w:val="0"/>
          <w:numId w:val="25"/>
        </w:numPr>
        <w:tabs>
          <w:tab w:val="left" w:pos="1134"/>
        </w:tabs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Персонал должен быть обученный и иметь опыт и квалификацию по выполняемой работе</w:t>
      </w:r>
      <w:r w:rsidR="0067101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7101A" w:rsidRPr="0067101A">
        <w:rPr>
          <w:rFonts w:ascii="Times New Roman" w:hAnsi="Times New Roman" w:cs="Times New Roman"/>
          <w:sz w:val="24"/>
          <w:szCs w:val="24"/>
          <w:lang w:val="ru-RU"/>
        </w:rPr>
        <w:t>и пройти обучение по ПЛА (RZK-NSS-000-PLN-HSE-00047-00).</w:t>
      </w:r>
    </w:p>
    <w:p w14:paraId="5986C112" w14:textId="77777777" w:rsidR="00626B23" w:rsidRPr="00356C56" w:rsidRDefault="00626B23" w:rsidP="008A2AF6">
      <w:pPr>
        <w:pStyle w:val="a0"/>
        <w:numPr>
          <w:ilvl w:val="0"/>
          <w:numId w:val="25"/>
        </w:numPr>
        <w:tabs>
          <w:tab w:val="left" w:pos="1134"/>
        </w:tabs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Обеспечить контроль воздушной среды согласно оценке риска и Наряд-допуску</w:t>
      </w:r>
    </w:p>
    <w:p w14:paraId="21A9C2A2" w14:textId="3E1709B2" w:rsidR="00626B23" w:rsidRDefault="00626B23" w:rsidP="008A2AF6">
      <w:pPr>
        <w:pStyle w:val="a0"/>
        <w:numPr>
          <w:ilvl w:val="0"/>
          <w:numId w:val="25"/>
        </w:numPr>
        <w:tabs>
          <w:tab w:val="left" w:pos="1134"/>
        </w:tabs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Оборудование и инструменты должны быть заводского исполнения, взрывозащищенные, исправны и проинспектированы.</w:t>
      </w:r>
    </w:p>
    <w:p w14:paraId="14DBB999" w14:textId="3C7BAF3F" w:rsidR="0067101A" w:rsidRPr="00356C56" w:rsidRDefault="0067101A" w:rsidP="008A2AF6">
      <w:pPr>
        <w:pStyle w:val="a0"/>
        <w:numPr>
          <w:ilvl w:val="0"/>
          <w:numId w:val="25"/>
        </w:numPr>
        <w:tabs>
          <w:tab w:val="left" w:pos="1134"/>
        </w:tabs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67101A">
        <w:rPr>
          <w:rFonts w:ascii="Times New Roman" w:hAnsi="Times New Roman" w:cs="Times New Roman"/>
          <w:sz w:val="24"/>
          <w:szCs w:val="24"/>
          <w:lang w:val="ru-RU"/>
        </w:rPr>
        <w:t>Всё применяемое оборудование (шланги, фитинги, манометры, предохранительные клапаны, коннекторы для пига) должно быть заводского исполнения, взрывозащищённым, исправным и иметь действующие сроки поверки/инспекции.</w:t>
      </w:r>
    </w:p>
    <w:p w14:paraId="089C7455" w14:textId="77777777" w:rsidR="00626B23" w:rsidRPr="00356C56" w:rsidRDefault="00626B23" w:rsidP="008A2AF6">
      <w:pPr>
        <w:pStyle w:val="a0"/>
        <w:numPr>
          <w:ilvl w:val="0"/>
          <w:numId w:val="25"/>
        </w:numPr>
        <w:tabs>
          <w:tab w:val="left" w:pos="1134"/>
        </w:tabs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lastRenderedPageBreak/>
        <w:t>Работники используют при газоопасных работах СИЗ, СИЗОД и персональный газосигнализатор;</w:t>
      </w:r>
    </w:p>
    <w:p w14:paraId="75278C2F" w14:textId="710A63B0" w:rsidR="00626B23" w:rsidRPr="00356C56" w:rsidRDefault="00626B23" w:rsidP="008A2AF6">
      <w:pPr>
        <w:pStyle w:val="a0"/>
        <w:numPr>
          <w:ilvl w:val="0"/>
          <w:numId w:val="25"/>
        </w:numPr>
        <w:tabs>
          <w:tab w:val="left" w:pos="1134"/>
        </w:tabs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Территория работ ограждена барьерной лентой, незадействованный персонал выведен за пределы рабочего участка.</w:t>
      </w:r>
    </w:p>
    <w:p w14:paraId="0939E6D5" w14:textId="19644B65" w:rsidR="00626B23" w:rsidRDefault="00626B23" w:rsidP="008A2AF6">
      <w:pPr>
        <w:pStyle w:val="a0"/>
        <w:numPr>
          <w:ilvl w:val="0"/>
          <w:numId w:val="25"/>
        </w:numPr>
        <w:tabs>
          <w:tab w:val="left" w:pos="1134"/>
        </w:tabs>
        <w:ind w:left="851" w:hanging="284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Соблюдение требований промышленной безопасности Республики Казахстан и други</w:t>
      </w:r>
      <w:r w:rsidR="00A70714">
        <w:rPr>
          <w:rFonts w:ascii="Times New Roman" w:hAnsi="Times New Roman" w:cs="Times New Roman"/>
          <w:sz w:val="24"/>
          <w:szCs w:val="24"/>
          <w:lang w:val="ru-RU"/>
        </w:rPr>
        <w:t>х</w:t>
      </w:r>
      <w:r w:rsidRPr="00356C56">
        <w:rPr>
          <w:rFonts w:ascii="Times New Roman" w:hAnsi="Times New Roman" w:cs="Times New Roman"/>
          <w:sz w:val="24"/>
          <w:szCs w:val="24"/>
          <w:lang w:val="ru-RU"/>
        </w:rPr>
        <w:t xml:space="preserve"> нормативны</w:t>
      </w:r>
      <w:r w:rsidR="00A70714">
        <w:rPr>
          <w:rFonts w:ascii="Times New Roman" w:hAnsi="Times New Roman" w:cs="Times New Roman"/>
          <w:sz w:val="24"/>
          <w:szCs w:val="24"/>
          <w:lang w:val="ru-RU"/>
        </w:rPr>
        <w:t>х</w:t>
      </w:r>
      <w:r w:rsidRPr="00356C56">
        <w:rPr>
          <w:rFonts w:ascii="Times New Roman" w:hAnsi="Times New Roman" w:cs="Times New Roman"/>
          <w:sz w:val="24"/>
          <w:szCs w:val="24"/>
          <w:lang w:val="ru-RU"/>
        </w:rPr>
        <w:t xml:space="preserve"> акт</w:t>
      </w:r>
      <w:r w:rsidR="00A70714">
        <w:rPr>
          <w:rFonts w:ascii="Times New Roman" w:hAnsi="Times New Roman" w:cs="Times New Roman"/>
          <w:sz w:val="24"/>
          <w:szCs w:val="24"/>
          <w:lang w:val="ru-RU"/>
        </w:rPr>
        <w:t>ов</w:t>
      </w:r>
      <w:r w:rsidRPr="00356C5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2493FD3" w14:textId="77777777" w:rsidR="0067101A" w:rsidRPr="0067101A" w:rsidRDefault="0067101A" w:rsidP="0067101A">
      <w:p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</w:rPr>
      </w:pPr>
      <w:r w:rsidRPr="0067101A">
        <w:rPr>
          <w:rFonts w:ascii="Times New Roman" w:hAnsi="Times New Roman"/>
          <w:sz w:val="24"/>
          <w:szCs w:val="24"/>
        </w:rPr>
        <w:t>Опасные зоны и зонирование</w:t>
      </w:r>
    </w:p>
    <w:p w14:paraId="1F22447E" w14:textId="77777777" w:rsidR="0067101A" w:rsidRPr="00CD684C" w:rsidRDefault="0067101A" w:rsidP="0067101A">
      <w:pPr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>Опасная зона (</w:t>
      </w:r>
      <w:r w:rsidRPr="0067101A">
        <w:rPr>
          <w:rFonts w:ascii="Times New Roman" w:hAnsi="Times New Roman"/>
          <w:sz w:val="24"/>
          <w:szCs w:val="24"/>
        </w:rPr>
        <w:t>Line</w:t>
      </w:r>
      <w:r w:rsidRPr="00CD684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67101A">
        <w:rPr>
          <w:rFonts w:ascii="Times New Roman" w:hAnsi="Times New Roman"/>
          <w:sz w:val="24"/>
          <w:szCs w:val="24"/>
        </w:rPr>
        <w:t>of</w:t>
      </w:r>
      <w:r w:rsidRPr="00CD684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67101A">
        <w:rPr>
          <w:rFonts w:ascii="Times New Roman" w:hAnsi="Times New Roman"/>
          <w:sz w:val="24"/>
          <w:szCs w:val="24"/>
        </w:rPr>
        <w:t>Fire</w:t>
      </w:r>
      <w:r w:rsidRPr="00CD684C">
        <w:rPr>
          <w:rFonts w:ascii="Times New Roman" w:hAnsi="Times New Roman"/>
          <w:sz w:val="24"/>
          <w:szCs w:val="24"/>
          <w:lang w:val="ru-RU"/>
        </w:rPr>
        <w:t xml:space="preserve">) устанавливается радиусом </w:t>
      </w:r>
      <w:r w:rsidRPr="00CD684C">
        <w:rPr>
          <w:rFonts w:ascii="Times New Roman" w:hAnsi="Times New Roman"/>
          <w:b/>
          <w:bCs/>
          <w:sz w:val="24"/>
          <w:szCs w:val="24"/>
          <w:lang w:val="ru-RU"/>
        </w:rPr>
        <w:t>не менее 30 метров</w:t>
      </w:r>
      <w:r w:rsidRPr="00CD684C">
        <w:rPr>
          <w:rFonts w:ascii="Times New Roman" w:hAnsi="Times New Roman"/>
          <w:sz w:val="24"/>
          <w:szCs w:val="24"/>
          <w:lang w:val="ru-RU"/>
        </w:rPr>
        <w:t xml:space="preserve"> вокруг скважины </w:t>
      </w:r>
      <w:r w:rsidRPr="0067101A">
        <w:rPr>
          <w:rFonts w:ascii="Times New Roman" w:hAnsi="Times New Roman"/>
          <w:sz w:val="24"/>
          <w:szCs w:val="24"/>
        </w:rPr>
        <w:t>U</w:t>
      </w:r>
      <w:r w:rsidRPr="00CD684C">
        <w:rPr>
          <w:rFonts w:ascii="Times New Roman" w:hAnsi="Times New Roman"/>
          <w:sz w:val="24"/>
          <w:szCs w:val="24"/>
          <w:lang w:val="ru-RU"/>
        </w:rPr>
        <w:t>12, узла запуска пига, узла приёма на Сборной станции, факельного амбара и точек сброса газа.</w:t>
      </w:r>
    </w:p>
    <w:p w14:paraId="00AA4A27" w14:textId="0D82E17E" w:rsidR="0067101A" w:rsidRPr="00CD684C" w:rsidRDefault="0067101A" w:rsidP="0067101A">
      <w:pPr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>Зона обозначается сигнальной лентой, временными ограждениями и знаками «Газоопасные работы», «Опасная зона»</w:t>
      </w:r>
      <w:r>
        <w:rPr>
          <w:rFonts w:ascii="Times New Roman" w:hAnsi="Times New Roman"/>
          <w:sz w:val="24"/>
          <w:szCs w:val="24"/>
          <w:lang w:val="ru-RU"/>
        </w:rPr>
        <w:t>.</w:t>
      </w:r>
    </w:p>
    <w:p w14:paraId="1FEB6C5F" w14:textId="4084934F" w:rsidR="0067101A" w:rsidRPr="00CD684C" w:rsidRDefault="0067101A" w:rsidP="0067101A">
      <w:pPr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>Запрещается нахождение постороннего персонала в опасной зоне</w:t>
      </w:r>
    </w:p>
    <w:p w14:paraId="25A946D1" w14:textId="39142387" w:rsidR="0067101A" w:rsidRPr="00CD684C" w:rsidRDefault="0067101A" w:rsidP="0067101A">
      <w:pPr>
        <w:numPr>
          <w:ilvl w:val="0"/>
          <w:numId w:val="38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>Применяется правило «Жизненно важных правил» ТОО «Урал Ойл энд Газ» — «Опасная зона» (</w:t>
      </w:r>
      <w:r w:rsidRPr="0067101A">
        <w:rPr>
          <w:rFonts w:ascii="Times New Roman" w:hAnsi="Times New Roman"/>
          <w:sz w:val="24"/>
          <w:szCs w:val="24"/>
        </w:rPr>
        <w:t>Line</w:t>
      </w:r>
      <w:r w:rsidRPr="00CD684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67101A">
        <w:rPr>
          <w:rFonts w:ascii="Times New Roman" w:hAnsi="Times New Roman"/>
          <w:sz w:val="24"/>
          <w:szCs w:val="24"/>
        </w:rPr>
        <w:t>of</w:t>
      </w:r>
      <w:r w:rsidRPr="00CD684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67101A">
        <w:rPr>
          <w:rFonts w:ascii="Times New Roman" w:hAnsi="Times New Roman"/>
          <w:sz w:val="24"/>
          <w:szCs w:val="24"/>
        </w:rPr>
        <w:t>Fire</w:t>
      </w:r>
      <w:r w:rsidRPr="00CD684C">
        <w:rPr>
          <w:rFonts w:ascii="Times New Roman" w:hAnsi="Times New Roman"/>
          <w:sz w:val="24"/>
          <w:szCs w:val="24"/>
          <w:lang w:val="ru-RU"/>
        </w:rPr>
        <w:t>).</w:t>
      </w:r>
    </w:p>
    <w:p w14:paraId="591D6285" w14:textId="77777777" w:rsidR="0067101A" w:rsidRPr="00CD684C" w:rsidRDefault="0067101A" w:rsidP="0067101A">
      <w:p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 xml:space="preserve">Специфические риски при очистке трубопровода </w:t>
      </w:r>
      <w:r w:rsidRPr="0067101A">
        <w:rPr>
          <w:rFonts w:ascii="Times New Roman" w:hAnsi="Times New Roman"/>
          <w:sz w:val="24"/>
          <w:szCs w:val="24"/>
        </w:rPr>
        <w:t>GRE</w:t>
      </w:r>
    </w:p>
    <w:p w14:paraId="57596AB2" w14:textId="77777777" w:rsidR="0067101A" w:rsidRPr="00CD684C" w:rsidRDefault="0067101A" w:rsidP="0067101A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>Пожаро-взрывоопасность при сбросе углеводородной среды на факельный амбар.</w:t>
      </w:r>
    </w:p>
    <w:p w14:paraId="1C5F1B76" w14:textId="77777777" w:rsidR="0067101A" w:rsidRPr="00CD684C" w:rsidRDefault="0067101A" w:rsidP="0067101A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>Риск выброса газожидкостной среды при приёме очистного устройства.</w:t>
      </w:r>
    </w:p>
    <w:p w14:paraId="1E8F1D80" w14:textId="77777777" w:rsidR="0067101A" w:rsidRPr="00CD684C" w:rsidRDefault="0067101A" w:rsidP="0067101A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>Механические риски при запуске/извлечении очистного устройства под давлением.</w:t>
      </w:r>
    </w:p>
    <w:p w14:paraId="37AD33AA" w14:textId="1CE8C993" w:rsidR="0067101A" w:rsidRPr="00CD684C" w:rsidRDefault="0067101A" w:rsidP="0067101A">
      <w:pPr>
        <w:numPr>
          <w:ilvl w:val="0"/>
          <w:numId w:val="39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>Контроль давления, герметичности всех соединений и состояния запорной арматуры перед каждым этапом.</w:t>
      </w:r>
    </w:p>
    <w:p w14:paraId="587834E3" w14:textId="77777777" w:rsidR="0067101A" w:rsidRPr="00CD684C" w:rsidRDefault="0067101A" w:rsidP="0067101A">
      <w:p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>Аварийные действия При обнаружении утечки, резкого падения/роста давления, запаха газа, выброса конденсата или нештатной ситуации:</w:t>
      </w:r>
    </w:p>
    <w:p w14:paraId="1691BF3C" w14:textId="77777777" w:rsidR="0067101A" w:rsidRPr="00CD684C" w:rsidRDefault="0067101A" w:rsidP="0067101A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>Немедленно прекратить подачу азота и закрыть запорную арматуру.</w:t>
      </w:r>
    </w:p>
    <w:p w14:paraId="7062214F" w14:textId="3FEB380D" w:rsidR="0067101A" w:rsidRPr="0067101A" w:rsidRDefault="0067101A" w:rsidP="0067101A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</w:rPr>
      </w:pPr>
      <w:r w:rsidRPr="0067101A">
        <w:rPr>
          <w:rFonts w:ascii="Times New Roman" w:hAnsi="Times New Roman"/>
          <w:sz w:val="24"/>
          <w:szCs w:val="24"/>
        </w:rPr>
        <w:t>Организовать контролируемый сброс давления.</w:t>
      </w:r>
    </w:p>
    <w:p w14:paraId="7FA4BC98" w14:textId="77777777" w:rsidR="0067101A" w:rsidRPr="00CD684C" w:rsidRDefault="0067101A" w:rsidP="0067101A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>Эвакуировать персонал за пределы опасной зоны.</w:t>
      </w:r>
    </w:p>
    <w:p w14:paraId="6DE41ECF" w14:textId="77777777" w:rsidR="0067101A" w:rsidRPr="00CD684C" w:rsidRDefault="0067101A" w:rsidP="0067101A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>Провести контроль газовой среды газоанализаторами.</w:t>
      </w:r>
    </w:p>
    <w:p w14:paraId="637ED452" w14:textId="62C491DC" w:rsidR="0067101A" w:rsidRPr="00CD684C" w:rsidRDefault="0067101A" w:rsidP="0067101A">
      <w:pPr>
        <w:numPr>
          <w:ilvl w:val="0"/>
          <w:numId w:val="40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ru-RU"/>
        </w:rPr>
      </w:pPr>
      <w:r w:rsidRPr="00CD684C">
        <w:rPr>
          <w:rFonts w:ascii="Times New Roman" w:hAnsi="Times New Roman"/>
          <w:sz w:val="24"/>
          <w:szCs w:val="24"/>
          <w:lang w:val="ru-RU"/>
        </w:rPr>
        <w:t>Информировать руководителя работ и при необходимости вызвать аварийно-спасательную службу. Повторный допуск персонала — только после полного сброса давления</w:t>
      </w:r>
      <w:r>
        <w:rPr>
          <w:rFonts w:ascii="Times New Roman" w:hAnsi="Times New Roman"/>
          <w:sz w:val="24"/>
          <w:szCs w:val="24"/>
          <w:lang w:val="ru-RU"/>
        </w:rPr>
        <w:t xml:space="preserve"> и полной проверки</w:t>
      </w:r>
      <w:r w:rsidRPr="00CD684C">
        <w:rPr>
          <w:rFonts w:ascii="Times New Roman" w:hAnsi="Times New Roman"/>
          <w:sz w:val="24"/>
          <w:szCs w:val="24"/>
          <w:lang w:val="ru-RU"/>
        </w:rPr>
        <w:t>, проветривания зоны и подтверждения безопасных параметров среды.</w:t>
      </w:r>
    </w:p>
    <w:p w14:paraId="2989D502" w14:textId="4C285601" w:rsidR="0067101A" w:rsidRPr="00CD684C" w:rsidDel="00122887" w:rsidRDefault="0067101A" w:rsidP="00CD684C">
      <w:pPr>
        <w:spacing w:before="100" w:beforeAutospacing="1" w:after="100" w:afterAutospacing="1"/>
        <w:jc w:val="left"/>
        <w:rPr>
          <w:del w:id="70" w:author="Автор"/>
          <w:rFonts w:ascii="Times New Roman" w:hAnsi="Times New Roman"/>
          <w:sz w:val="24"/>
          <w:szCs w:val="24"/>
          <w:lang w:val="ru-RU"/>
        </w:rPr>
      </w:pPr>
    </w:p>
    <w:p w14:paraId="2F5FF326" w14:textId="266C6C9C" w:rsidR="00626B23" w:rsidRPr="00356C56" w:rsidRDefault="00626B23" w:rsidP="00626B23">
      <w:pPr>
        <w:widowControl w:val="0"/>
        <w:tabs>
          <w:tab w:val="left" w:pos="1418"/>
        </w:tabs>
        <w:autoSpaceDE w:val="0"/>
        <w:autoSpaceDN w:val="0"/>
        <w:spacing w:before="155"/>
        <w:ind w:left="1440" w:hanging="360"/>
        <w:rPr>
          <w:rFonts w:ascii="Times New Roman" w:hAnsi="Times New Roman"/>
          <w:sz w:val="24"/>
          <w:szCs w:val="24"/>
          <w:lang w:val="ru-RU"/>
        </w:rPr>
      </w:pPr>
      <w:r w:rsidRPr="00356C56">
        <w:rPr>
          <w:rFonts w:ascii="Times New Roman" w:hAnsi="Times New Roman"/>
          <w:sz w:val="24"/>
          <w:szCs w:val="24"/>
          <w:lang w:val="ru-RU"/>
        </w:rPr>
        <w:t xml:space="preserve">Перечень работ повышенной опасности: </w:t>
      </w:r>
    </w:p>
    <w:p w14:paraId="0EFFC0AA" w14:textId="77777777" w:rsidR="00626B23" w:rsidRPr="00356C56" w:rsidRDefault="00626B23" w:rsidP="008A2AF6">
      <w:pPr>
        <w:pStyle w:val="a0"/>
        <w:widowControl w:val="0"/>
        <w:numPr>
          <w:ilvl w:val="0"/>
          <w:numId w:val="26"/>
        </w:numPr>
        <w:tabs>
          <w:tab w:val="left" w:pos="1418"/>
        </w:tabs>
        <w:autoSpaceDE w:val="0"/>
        <w:autoSpaceDN w:val="0"/>
        <w:spacing w:before="155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Погрузочно разгрузочные работы;</w:t>
      </w:r>
    </w:p>
    <w:p w14:paraId="048EF4A8" w14:textId="77777777" w:rsidR="00626B23" w:rsidRPr="00356C56" w:rsidRDefault="00626B23" w:rsidP="008A2AF6">
      <w:pPr>
        <w:pStyle w:val="a0"/>
        <w:widowControl w:val="0"/>
        <w:numPr>
          <w:ilvl w:val="0"/>
          <w:numId w:val="26"/>
        </w:numPr>
        <w:tabs>
          <w:tab w:val="left" w:pos="1418"/>
        </w:tabs>
        <w:autoSpaceDE w:val="0"/>
        <w:autoSpaceDN w:val="0"/>
        <w:spacing w:before="155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Работы на высоте;</w:t>
      </w:r>
    </w:p>
    <w:p w14:paraId="7B4C7BAA" w14:textId="77777777" w:rsidR="00626B23" w:rsidRPr="00356C56" w:rsidRDefault="00626B23" w:rsidP="008A2AF6">
      <w:pPr>
        <w:pStyle w:val="a0"/>
        <w:widowControl w:val="0"/>
        <w:numPr>
          <w:ilvl w:val="0"/>
          <w:numId w:val="26"/>
        </w:numPr>
        <w:tabs>
          <w:tab w:val="left" w:pos="1418"/>
        </w:tabs>
        <w:autoSpaceDE w:val="0"/>
        <w:autoSpaceDN w:val="0"/>
        <w:spacing w:before="155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Газоопасные работы;</w:t>
      </w:r>
    </w:p>
    <w:p w14:paraId="53AEF528" w14:textId="0DD26C74" w:rsidR="00626B23" w:rsidRPr="00356C56" w:rsidRDefault="00626B23" w:rsidP="008A2AF6">
      <w:pPr>
        <w:pStyle w:val="a0"/>
        <w:widowControl w:val="0"/>
        <w:numPr>
          <w:ilvl w:val="0"/>
          <w:numId w:val="26"/>
        </w:numPr>
        <w:tabs>
          <w:tab w:val="left" w:pos="1418"/>
        </w:tabs>
        <w:autoSpaceDE w:val="0"/>
        <w:autoSpaceDN w:val="0"/>
        <w:spacing w:before="155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lastRenderedPageBreak/>
        <w:t>Работы</w:t>
      </w:r>
      <w:r w:rsidR="00653D75" w:rsidRPr="00356C56">
        <w:rPr>
          <w:rFonts w:ascii="Times New Roman" w:hAnsi="Times New Roman" w:cs="Times New Roman"/>
          <w:sz w:val="24"/>
          <w:szCs w:val="24"/>
          <w:lang w:val="ru-RU"/>
        </w:rPr>
        <w:t xml:space="preserve"> на оборудовании</w:t>
      </w:r>
      <w:r w:rsidR="00407054" w:rsidRPr="00356C56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653D75" w:rsidRPr="00356C56">
        <w:rPr>
          <w:rFonts w:ascii="Times New Roman" w:hAnsi="Times New Roman" w:cs="Times New Roman"/>
          <w:sz w:val="24"/>
          <w:szCs w:val="24"/>
          <w:lang w:val="ru-RU"/>
        </w:rPr>
        <w:t xml:space="preserve"> находящемся</w:t>
      </w:r>
      <w:r w:rsidRPr="00356C56">
        <w:rPr>
          <w:rFonts w:ascii="Times New Roman" w:hAnsi="Times New Roman" w:cs="Times New Roman"/>
          <w:sz w:val="24"/>
          <w:szCs w:val="24"/>
          <w:lang w:val="ru-RU"/>
        </w:rPr>
        <w:t xml:space="preserve"> под давлением.</w:t>
      </w:r>
    </w:p>
    <w:p w14:paraId="021D0419" w14:textId="2D9CE9C4" w:rsidR="00495F28" w:rsidRPr="003634FE" w:rsidRDefault="00DA4235" w:rsidP="008A2AF6">
      <w:pPr>
        <w:pStyle w:val="a0"/>
        <w:widowControl w:val="0"/>
        <w:numPr>
          <w:ilvl w:val="0"/>
          <w:numId w:val="26"/>
        </w:numPr>
        <w:tabs>
          <w:tab w:val="left" w:pos="1418"/>
        </w:tabs>
        <w:autoSpaceDE w:val="0"/>
        <w:autoSpaceDN w:val="0"/>
        <w:spacing w:before="155"/>
        <w:rPr>
          <w:rFonts w:ascii="Times New Roman" w:hAnsi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Закачка химреагентов метанола.</w:t>
      </w:r>
    </w:p>
    <w:p w14:paraId="6E0BCBD7" w14:textId="63FB2031" w:rsidR="00615424" w:rsidRPr="008C14D0" w:rsidRDefault="003634FE" w:rsidP="006C1DA9">
      <w:pPr>
        <w:pStyle w:val="10"/>
        <w:numPr>
          <w:ilvl w:val="0"/>
          <w:numId w:val="36"/>
        </w:numPr>
        <w:tabs>
          <w:tab w:val="left" w:pos="993"/>
        </w:tabs>
        <w:rPr>
          <w:rFonts w:ascii="Times New Roman" w:hAnsi="Times New Roman"/>
          <w:sz w:val="24"/>
          <w:szCs w:val="24"/>
          <w:lang w:val="ru-RU"/>
        </w:rPr>
      </w:pPr>
      <w:r w:rsidRPr="008C14D0">
        <w:rPr>
          <w:rFonts w:ascii="Times New Roman" w:hAnsi="Times New Roman"/>
          <w:sz w:val="24"/>
          <w:szCs w:val="24"/>
          <w:lang w:val="ru-RU"/>
        </w:rPr>
        <w:t xml:space="preserve"> </w:t>
      </w:r>
      <w:bookmarkStart w:id="71" w:name="_Toc225613085"/>
      <w:r w:rsidR="00615424" w:rsidRPr="008C14D0">
        <w:rPr>
          <w:rFonts w:ascii="Times New Roman" w:hAnsi="Times New Roman"/>
          <w:sz w:val="24"/>
          <w:szCs w:val="24"/>
          <w:lang w:val="ru-RU"/>
        </w:rPr>
        <w:t>Требования по охране окружающей среды</w:t>
      </w:r>
      <w:bookmarkEnd w:id="71"/>
    </w:p>
    <w:p w14:paraId="37DFC077" w14:textId="112A8DC2" w:rsidR="00653D75" w:rsidRPr="00356C56" w:rsidRDefault="00653D75" w:rsidP="00460F48">
      <w:pPr>
        <w:tabs>
          <w:tab w:val="left" w:pos="1134"/>
        </w:tabs>
        <w:ind w:firstLine="426"/>
        <w:rPr>
          <w:rFonts w:ascii="Times New Roman" w:hAnsi="Times New Roman"/>
          <w:sz w:val="24"/>
          <w:szCs w:val="24"/>
          <w:lang w:val="ru-RU" w:eastAsia="uz-Cyrl-UZ"/>
        </w:rPr>
      </w:pPr>
      <w:r w:rsidRPr="00356C56">
        <w:rPr>
          <w:rFonts w:ascii="Times New Roman" w:hAnsi="Times New Roman"/>
          <w:sz w:val="24"/>
          <w:szCs w:val="24"/>
          <w:lang w:val="ru-RU"/>
        </w:rPr>
        <w:t>Основными требованиями, обеспечивающими сохранение природной среды, являются – максимальная герметизация трубопроводов, емкостей, насосных агрегатов и другого оборудования, строгое соблюдение норм технологического режима и правил ТБ.</w:t>
      </w:r>
    </w:p>
    <w:p w14:paraId="21DE8FA9" w14:textId="77777777" w:rsidR="00430482" w:rsidRPr="00356C56" w:rsidRDefault="00430482" w:rsidP="00430482">
      <w:pPr>
        <w:tabs>
          <w:tab w:val="left" w:pos="1134"/>
        </w:tabs>
        <w:ind w:firstLine="426"/>
        <w:rPr>
          <w:rFonts w:ascii="Times New Roman" w:hAnsi="Times New Roman"/>
          <w:sz w:val="24"/>
          <w:szCs w:val="24"/>
          <w:lang w:val="ru-RU"/>
        </w:rPr>
      </w:pPr>
      <w:r w:rsidRPr="00356C56">
        <w:rPr>
          <w:rFonts w:ascii="Times New Roman" w:hAnsi="Times New Roman"/>
          <w:sz w:val="24"/>
          <w:szCs w:val="24"/>
          <w:lang w:val="ru-RU"/>
        </w:rPr>
        <w:t>В соответствии с Экологическим кодексом РК № 400-VI от 02.01.21 г. при проведении работ на Объекте предусмотрен комплекс технических и организационных мероприятий, обеспечивающих выполнение требований по экологической безопасности, охране природы, рациональному использованию и воспроизводству природных ресурсов.</w:t>
      </w:r>
    </w:p>
    <w:p w14:paraId="7239FFB6" w14:textId="77777777" w:rsidR="00430482" w:rsidRPr="00356C56" w:rsidRDefault="00430482" w:rsidP="00430482">
      <w:pPr>
        <w:pStyle w:val="a0"/>
        <w:numPr>
          <w:ilvl w:val="0"/>
          <w:numId w:val="0"/>
        </w:numPr>
        <w:tabs>
          <w:tab w:val="left" w:pos="1134"/>
        </w:tabs>
        <w:ind w:left="709" w:hanging="283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 xml:space="preserve">Технические мероприятия включают следующие решения: </w:t>
      </w:r>
    </w:p>
    <w:p w14:paraId="3613E799" w14:textId="77777777" w:rsidR="00430482" w:rsidRPr="00356C56" w:rsidRDefault="00430482" w:rsidP="00430482">
      <w:pPr>
        <w:pStyle w:val="a0"/>
        <w:numPr>
          <w:ilvl w:val="0"/>
          <w:numId w:val="25"/>
        </w:numPr>
        <w:tabs>
          <w:tab w:val="left" w:pos="1134"/>
        </w:tabs>
        <w:ind w:left="851" w:hanging="425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технологические процессы и операции осуществляются в закрытых герметичных системах под давлением;</w:t>
      </w:r>
    </w:p>
    <w:p w14:paraId="34A8A370" w14:textId="77777777" w:rsidR="00430482" w:rsidRPr="00356C56" w:rsidRDefault="00430482" w:rsidP="00430482">
      <w:pPr>
        <w:pStyle w:val="a0"/>
        <w:numPr>
          <w:ilvl w:val="0"/>
          <w:numId w:val="25"/>
        </w:numPr>
        <w:tabs>
          <w:tab w:val="left" w:pos="1134"/>
        </w:tabs>
        <w:ind w:left="851" w:hanging="425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применяется оборудование высокой степени герметичности и надежности;</w:t>
      </w:r>
    </w:p>
    <w:p w14:paraId="4492C4C5" w14:textId="77777777" w:rsidR="00430482" w:rsidRPr="00356C56" w:rsidRDefault="00430482" w:rsidP="00430482">
      <w:pPr>
        <w:pStyle w:val="a0"/>
        <w:numPr>
          <w:ilvl w:val="0"/>
          <w:numId w:val="25"/>
        </w:numPr>
        <w:tabs>
          <w:tab w:val="left" w:pos="1134"/>
        </w:tabs>
        <w:ind w:left="851" w:hanging="425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для управления технологическим процессом, обеспечения безопасной эксплуатации оборудования и минимизации вероятности возникновения аварийных ситуаций, в том числе связанных с выбросами в атмосферу опасных веществ, предусмотрены системы</w:t>
      </w:r>
      <w:r>
        <w:rPr>
          <w:rFonts w:ascii="Times New Roman" w:hAnsi="Times New Roman" w:cs="Times New Roman"/>
          <w:sz w:val="24"/>
          <w:szCs w:val="24"/>
          <w:lang w:val="ru-RU"/>
        </w:rPr>
        <w:t>-АСУ ТП, ПАЗ;</w:t>
      </w:r>
    </w:p>
    <w:p w14:paraId="4D93A58A" w14:textId="77777777" w:rsidR="00430482" w:rsidRPr="00356C56" w:rsidRDefault="00430482" w:rsidP="00430482">
      <w:pPr>
        <w:pStyle w:val="a0"/>
        <w:numPr>
          <w:ilvl w:val="0"/>
          <w:numId w:val="25"/>
        </w:numPr>
        <w:tabs>
          <w:tab w:val="left" w:pos="1134"/>
        </w:tabs>
        <w:ind w:left="851" w:hanging="425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>для исключения утечек опасных продуктов предусмотрено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56C56">
        <w:rPr>
          <w:rFonts w:ascii="Times New Roman" w:hAnsi="Times New Roman" w:cs="Times New Roman"/>
          <w:sz w:val="24"/>
          <w:szCs w:val="24"/>
          <w:lang w:val="ru-RU"/>
        </w:rPr>
        <w:t>применение ручной запорной арматуры классом герметичности не ниже класса А</w:t>
      </w:r>
    </w:p>
    <w:p w14:paraId="34426F28" w14:textId="1858FF1E" w:rsidR="00430482" w:rsidRDefault="00430482" w:rsidP="00430482">
      <w:pPr>
        <w:pStyle w:val="a0"/>
        <w:numPr>
          <w:ilvl w:val="0"/>
          <w:numId w:val="25"/>
        </w:numPr>
        <w:tabs>
          <w:tab w:val="left" w:pos="1134"/>
        </w:tabs>
        <w:ind w:left="851" w:hanging="425"/>
        <w:rPr>
          <w:rFonts w:ascii="Times New Roman" w:hAnsi="Times New Roman" w:cs="Times New Roman"/>
          <w:sz w:val="24"/>
          <w:szCs w:val="24"/>
          <w:lang w:val="ru-RU"/>
        </w:rPr>
      </w:pPr>
      <w:r w:rsidRPr="00356C56">
        <w:rPr>
          <w:rFonts w:ascii="Times New Roman" w:hAnsi="Times New Roman" w:cs="Times New Roman"/>
          <w:sz w:val="24"/>
          <w:szCs w:val="24"/>
          <w:lang w:val="ru-RU"/>
        </w:rPr>
        <w:t xml:space="preserve">для своевременного обнаружения источников загазованности предусмотрен автоматический контроль </w:t>
      </w:r>
      <w:proofErr w:type="spellStart"/>
      <w:r w:rsidRPr="00356C56">
        <w:rPr>
          <w:rFonts w:ascii="Times New Roman" w:hAnsi="Times New Roman" w:cs="Times New Roman"/>
          <w:sz w:val="24"/>
          <w:szCs w:val="24"/>
          <w:lang w:val="ru-RU"/>
        </w:rPr>
        <w:t>довзрывных</w:t>
      </w:r>
      <w:proofErr w:type="spellEnd"/>
      <w:r w:rsidRPr="00356C56">
        <w:rPr>
          <w:rFonts w:ascii="Times New Roman" w:hAnsi="Times New Roman" w:cs="Times New Roman"/>
          <w:sz w:val="24"/>
          <w:szCs w:val="24"/>
          <w:lang w:val="ru-RU"/>
        </w:rPr>
        <w:t xml:space="preserve"> концентраций горючих газов и паров в рабочих зонах.</w:t>
      </w:r>
    </w:p>
    <w:p w14:paraId="293FDE38" w14:textId="77777777" w:rsidR="00EE1EA8" w:rsidRPr="00356C56" w:rsidRDefault="00EE1EA8" w:rsidP="00EE1EA8">
      <w:pPr>
        <w:pStyle w:val="a0"/>
        <w:numPr>
          <w:ilvl w:val="0"/>
          <w:numId w:val="0"/>
        </w:numPr>
        <w:tabs>
          <w:tab w:val="left" w:pos="1134"/>
        </w:tabs>
        <w:ind w:left="851"/>
        <w:rPr>
          <w:rFonts w:ascii="Times New Roman" w:hAnsi="Times New Roman" w:cs="Times New Roman"/>
          <w:sz w:val="24"/>
          <w:szCs w:val="24"/>
          <w:lang w:val="ru-RU"/>
        </w:rPr>
      </w:pPr>
    </w:p>
    <w:p w14:paraId="6A863750" w14:textId="257F19CA" w:rsidR="00EE1EA8" w:rsidRDefault="00EE1EA8" w:rsidP="00EE1EA8">
      <w:pPr>
        <w:tabs>
          <w:tab w:val="left" w:pos="1134"/>
        </w:tabs>
        <w:ind w:firstLine="426"/>
        <w:rPr>
          <w:rFonts w:ascii="Times New Roman" w:hAnsi="Times New Roman"/>
          <w:sz w:val="24"/>
          <w:szCs w:val="24"/>
          <w:lang w:val="ru-RU"/>
        </w:rPr>
      </w:pPr>
      <w:r w:rsidRPr="00356C56">
        <w:rPr>
          <w:rFonts w:ascii="Times New Roman" w:hAnsi="Times New Roman"/>
          <w:sz w:val="24"/>
          <w:szCs w:val="24"/>
          <w:lang w:val="ru-RU"/>
        </w:rPr>
        <w:t>В соответствии с</w:t>
      </w:r>
      <w:r>
        <w:rPr>
          <w:rFonts w:ascii="Times New Roman" w:hAnsi="Times New Roman"/>
          <w:sz w:val="24"/>
          <w:szCs w:val="24"/>
          <w:lang w:val="ru-RU"/>
        </w:rPr>
        <w:t xml:space="preserve"> требованиями Корпоративного стандарта в области безопасности и охраны труда «Жизненно важные правила ТОО «Урал Ойл энд Газ», Издание: А1, </w:t>
      </w:r>
      <w:r>
        <w:rPr>
          <w:rFonts w:ascii="Times New Roman" w:hAnsi="Times New Roman"/>
          <w:sz w:val="24"/>
          <w:szCs w:val="24"/>
        </w:rPr>
        <w:t>UOG</w:t>
      </w:r>
      <w:r w:rsidRPr="00497738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</w:rPr>
        <w:t>HSE</w:t>
      </w:r>
      <w:r w:rsidRPr="00497738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</w:rPr>
        <w:t>CO</w:t>
      </w:r>
      <w:r w:rsidRPr="00497738">
        <w:rPr>
          <w:rFonts w:ascii="Times New Roman" w:hAnsi="Times New Roman"/>
          <w:sz w:val="24"/>
          <w:szCs w:val="24"/>
          <w:lang w:val="ru-RU"/>
        </w:rPr>
        <w:t>-002</w:t>
      </w:r>
      <w:r>
        <w:rPr>
          <w:rFonts w:ascii="Times New Roman" w:hAnsi="Times New Roman"/>
          <w:sz w:val="24"/>
          <w:szCs w:val="24"/>
          <w:lang w:val="ru-RU"/>
        </w:rPr>
        <w:t>, при проведении Дополнительных испытаний на герметичность (</w:t>
      </w:r>
      <w:r>
        <w:rPr>
          <w:rFonts w:ascii="Times New Roman" w:hAnsi="Times New Roman"/>
          <w:sz w:val="24"/>
          <w:szCs w:val="24"/>
        </w:rPr>
        <w:t>Leak</w:t>
      </w:r>
      <w:r w:rsidRPr="00726D89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>test</w:t>
      </w:r>
      <w:r>
        <w:rPr>
          <w:rFonts w:ascii="Times New Roman" w:hAnsi="Times New Roman"/>
          <w:sz w:val="24"/>
          <w:szCs w:val="24"/>
          <w:lang w:val="ru-RU"/>
        </w:rPr>
        <w:t>) применить правило «Опасная зона» («</w:t>
      </w:r>
      <w:r>
        <w:rPr>
          <w:rFonts w:ascii="Times New Roman" w:hAnsi="Times New Roman"/>
          <w:sz w:val="24"/>
          <w:szCs w:val="24"/>
        </w:rPr>
        <w:t>Line</w:t>
      </w:r>
      <w:r w:rsidRPr="009835CF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Pr="009835CF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>Fire</w:t>
      </w:r>
      <w:r>
        <w:rPr>
          <w:rFonts w:ascii="Times New Roman" w:hAnsi="Times New Roman"/>
          <w:sz w:val="24"/>
          <w:szCs w:val="24"/>
          <w:lang w:val="ru-RU"/>
        </w:rPr>
        <w:t>»). Э</w:t>
      </w:r>
      <w:r w:rsidRPr="009835CF">
        <w:rPr>
          <w:rFonts w:ascii="Times New Roman" w:hAnsi="Times New Roman"/>
          <w:sz w:val="24"/>
          <w:szCs w:val="24"/>
          <w:lang w:val="ru-RU"/>
        </w:rPr>
        <w:t>то зона, в которой человек может оказаться под воздействием движущихся, падающих, выбрасываемых или под давлением объектов, либо источников энергии (тепловой, механической, электрической и т. д.), что может привести к травме или гибели.</w:t>
      </w:r>
    </w:p>
    <w:p w14:paraId="3A04EBE7" w14:textId="77777777" w:rsidR="00EE1EA8" w:rsidRDefault="00EE1EA8" w:rsidP="00EE1EA8">
      <w:pPr>
        <w:tabs>
          <w:tab w:val="left" w:pos="1134"/>
        </w:tabs>
        <w:ind w:firstLine="426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Перед выполнением работ необходимо и</w:t>
      </w:r>
      <w:r w:rsidRPr="003F0C3B">
        <w:rPr>
          <w:rFonts w:ascii="Times New Roman" w:hAnsi="Times New Roman"/>
          <w:sz w:val="24"/>
          <w:szCs w:val="24"/>
          <w:lang w:val="ru-RU"/>
        </w:rPr>
        <w:t xml:space="preserve">дентифицировать возможные </w:t>
      </w:r>
      <w:r>
        <w:rPr>
          <w:rFonts w:ascii="Times New Roman" w:hAnsi="Times New Roman"/>
          <w:sz w:val="24"/>
          <w:szCs w:val="24"/>
          <w:lang w:val="ru-RU"/>
        </w:rPr>
        <w:t>«Опасные зоны»</w:t>
      </w:r>
      <w:r w:rsidRPr="003F0C3B">
        <w:rPr>
          <w:rFonts w:ascii="Times New Roman" w:hAnsi="Times New Roman"/>
          <w:sz w:val="24"/>
          <w:szCs w:val="24"/>
          <w:lang w:val="ru-RU"/>
        </w:rPr>
        <w:t>.</w:t>
      </w:r>
    </w:p>
    <w:p w14:paraId="69DACFB6" w14:textId="77777777" w:rsidR="00EE1EA8" w:rsidRDefault="00EE1EA8" w:rsidP="00EE1EA8">
      <w:pPr>
        <w:tabs>
          <w:tab w:val="left" w:pos="1134"/>
        </w:tabs>
        <w:ind w:firstLine="426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Обозначить опасные зоны (ленты, таблички).</w:t>
      </w:r>
    </w:p>
    <w:p w14:paraId="0A5F6E4F" w14:textId="77777777" w:rsidR="00EE1EA8" w:rsidRDefault="00EE1EA8" w:rsidP="00EE1EA8">
      <w:pPr>
        <w:tabs>
          <w:tab w:val="left" w:pos="1134"/>
        </w:tabs>
        <w:ind w:firstLine="426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При выполнении работ бригада постоянно должна следить за обстановкой вокруг чтобы не оказаться в опасной зоне. Работники должны не входить в опасную зону и не допускать вход в нее других лиц. Выбрать места так, чтобы избежать возможных выбросов давления.</w:t>
      </w:r>
    </w:p>
    <w:p w14:paraId="0A17837A" w14:textId="77777777" w:rsidR="00EE1EA8" w:rsidRPr="009C2407" w:rsidRDefault="00EE1EA8" w:rsidP="00EE1EA8">
      <w:pPr>
        <w:tabs>
          <w:tab w:val="left" w:pos="1134"/>
        </w:tabs>
        <w:ind w:firstLine="426"/>
        <w:rPr>
          <w:rFonts w:ascii="Times New Roman" w:hAnsi="Times New Roman"/>
          <w:sz w:val="24"/>
          <w:szCs w:val="24"/>
          <w:lang w:val="ru-RU"/>
        </w:rPr>
      </w:pPr>
      <w:r w:rsidRPr="009C2407">
        <w:rPr>
          <w:rFonts w:ascii="Times New Roman" w:hAnsi="Times New Roman"/>
          <w:sz w:val="24"/>
          <w:szCs w:val="24"/>
          <w:lang w:val="ru-RU"/>
        </w:rPr>
        <w:t>На месте проведения работ по опрессовке трубопроводов (оборудования) в обязательном порядке должен быть размещён и доступен к немедленному применению комплект ЛАРН (</w:t>
      </w:r>
      <w:r w:rsidRPr="009C2407">
        <w:rPr>
          <w:rFonts w:ascii="Times New Roman" w:hAnsi="Times New Roman"/>
          <w:sz w:val="24"/>
          <w:szCs w:val="24"/>
        </w:rPr>
        <w:t>Spill</w:t>
      </w:r>
      <w:r w:rsidRPr="009C2407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C2407">
        <w:rPr>
          <w:rFonts w:ascii="Times New Roman" w:hAnsi="Times New Roman"/>
          <w:sz w:val="24"/>
          <w:szCs w:val="24"/>
        </w:rPr>
        <w:t>Kit</w:t>
      </w:r>
      <w:r w:rsidRPr="009C2407">
        <w:rPr>
          <w:rFonts w:ascii="Times New Roman" w:hAnsi="Times New Roman"/>
          <w:sz w:val="24"/>
          <w:szCs w:val="24"/>
          <w:lang w:val="ru-RU"/>
        </w:rPr>
        <w:t>), предназначенный для локализации и ликвидации возможных аварийных проливов технологических жидкостей (в том числе нефти, нефтепродуктов, гликоля, гидравлических и иных рабочих жидкостей)</w:t>
      </w:r>
      <w:r>
        <w:rPr>
          <w:rFonts w:ascii="Times New Roman" w:hAnsi="Times New Roman"/>
          <w:sz w:val="24"/>
          <w:szCs w:val="24"/>
          <w:lang w:val="ru-RU"/>
        </w:rPr>
        <w:t>.</w:t>
      </w:r>
    </w:p>
    <w:p w14:paraId="431B8A54" w14:textId="77777777" w:rsidR="00EE1EA8" w:rsidRPr="005E507E" w:rsidRDefault="00EE1EA8" w:rsidP="00EE1EA8">
      <w:pPr>
        <w:tabs>
          <w:tab w:val="left" w:pos="1134"/>
        </w:tabs>
        <w:ind w:firstLine="426"/>
        <w:rPr>
          <w:rFonts w:ascii="Times New Roman" w:hAnsi="Times New Roman"/>
          <w:sz w:val="24"/>
          <w:szCs w:val="24"/>
          <w:lang w:val="ru-RU"/>
        </w:rPr>
      </w:pPr>
      <w:r w:rsidRPr="005E507E">
        <w:rPr>
          <w:rFonts w:ascii="Times New Roman" w:hAnsi="Times New Roman"/>
          <w:sz w:val="24"/>
          <w:szCs w:val="24"/>
          <w:lang w:val="ru-RU"/>
        </w:rPr>
        <w:lastRenderedPageBreak/>
        <w:t>Поддерживать связь между членами бригады (радио, сигналы, визуальный контакт).</w:t>
      </w:r>
    </w:p>
    <w:p w14:paraId="12969C66" w14:textId="77777777" w:rsidR="00EE1EA8" w:rsidRPr="005E507E" w:rsidRDefault="00EE1EA8" w:rsidP="00EE1EA8">
      <w:pPr>
        <w:tabs>
          <w:tab w:val="left" w:pos="1134"/>
        </w:tabs>
        <w:ind w:firstLine="426"/>
        <w:rPr>
          <w:rFonts w:ascii="Times New Roman" w:hAnsi="Times New Roman"/>
          <w:sz w:val="24"/>
          <w:szCs w:val="24"/>
          <w:lang w:val="ru-RU"/>
        </w:rPr>
      </w:pPr>
      <w:r w:rsidRPr="005E507E">
        <w:rPr>
          <w:rFonts w:ascii="Times New Roman" w:hAnsi="Times New Roman"/>
          <w:sz w:val="24"/>
          <w:szCs w:val="24"/>
          <w:lang w:val="ru-RU"/>
        </w:rPr>
        <w:t>Останавливать работу, если кто-то оказался в опасной зоне.</w:t>
      </w:r>
    </w:p>
    <w:p w14:paraId="05905B08" w14:textId="77777777" w:rsidR="0000127B" w:rsidRPr="00356C56" w:rsidRDefault="0000127B" w:rsidP="0000127B">
      <w:pPr>
        <w:tabs>
          <w:tab w:val="left" w:pos="1134"/>
        </w:tabs>
        <w:rPr>
          <w:rFonts w:ascii="Times New Roman" w:hAnsi="Times New Roman"/>
          <w:sz w:val="24"/>
          <w:szCs w:val="24"/>
          <w:lang w:val="ru-RU"/>
        </w:rPr>
      </w:pPr>
    </w:p>
    <w:p w14:paraId="2763B9E8" w14:textId="634B23B6" w:rsidR="00653D75" w:rsidRPr="00756232" w:rsidRDefault="0000127B" w:rsidP="006C1DA9">
      <w:pPr>
        <w:pStyle w:val="10"/>
        <w:numPr>
          <w:ilvl w:val="0"/>
          <w:numId w:val="36"/>
        </w:numPr>
        <w:tabs>
          <w:tab w:val="left" w:pos="993"/>
        </w:tabs>
        <w:rPr>
          <w:rFonts w:ascii="Times New Roman" w:hAnsi="Times New Roman"/>
          <w:sz w:val="24"/>
          <w:szCs w:val="24"/>
          <w:lang w:val="ru-RU"/>
        </w:rPr>
      </w:pPr>
      <w:bookmarkStart w:id="72" w:name="_Toc225613086"/>
      <w:r w:rsidRPr="006F74DE">
        <w:rPr>
          <w:rFonts w:ascii="Times New Roman" w:hAnsi="Times New Roman"/>
          <w:sz w:val="24"/>
          <w:szCs w:val="24"/>
          <w:lang w:val="ru-RU"/>
        </w:rPr>
        <w:t>ПРИЛОЖЕНИЯ</w:t>
      </w:r>
      <w:bookmarkEnd w:id="72"/>
    </w:p>
    <w:p w14:paraId="0942CFE4" w14:textId="3442079D" w:rsidR="0000127B" w:rsidRPr="00356C56" w:rsidRDefault="0000127B" w:rsidP="0000127B">
      <w:pPr>
        <w:outlineLvl w:val="0"/>
        <w:rPr>
          <w:rFonts w:ascii="Times New Roman" w:hAnsi="Times New Roman"/>
          <w:b/>
          <w:sz w:val="24"/>
          <w:szCs w:val="24"/>
          <w:lang w:val="ru-RU"/>
        </w:rPr>
      </w:pPr>
    </w:p>
    <w:p w14:paraId="5B0F4B10" w14:textId="77777777" w:rsidR="00C60C7D" w:rsidRPr="00356C56" w:rsidRDefault="00C60C7D" w:rsidP="008A2AF6">
      <w:pPr>
        <w:pStyle w:val="a0"/>
        <w:numPr>
          <w:ilvl w:val="0"/>
          <w:numId w:val="30"/>
        </w:numPr>
        <w:tabs>
          <w:tab w:val="left" w:pos="1134"/>
        </w:tabs>
        <w:ind w:hanging="11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73" w:name="_Toc225613087"/>
      <w:r w:rsidRPr="00356C56">
        <w:rPr>
          <w:rFonts w:ascii="Times New Roman" w:hAnsi="Times New Roman" w:cs="Times New Roman"/>
          <w:b/>
          <w:sz w:val="24"/>
          <w:szCs w:val="24"/>
        </w:rPr>
        <w:t>Attachment Markup P&amp;ID</w:t>
      </w:r>
      <w:bookmarkEnd w:id="73"/>
    </w:p>
    <w:sectPr w:rsidR="00C60C7D" w:rsidRPr="00356C56" w:rsidSect="00464712">
      <w:headerReference w:type="default" r:id="rId11"/>
      <w:footerReference w:type="default" r:id="rId12"/>
      <w:pgSz w:w="11900" w:h="16840"/>
      <w:pgMar w:top="1661" w:right="1128" w:bottom="1378" w:left="1134" w:header="471" w:footer="11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41800" w14:textId="77777777" w:rsidR="003317E4" w:rsidRDefault="003317E4">
      <w:r>
        <w:separator/>
      </w:r>
    </w:p>
  </w:endnote>
  <w:endnote w:type="continuationSeparator" w:id="0">
    <w:p w14:paraId="43F8575E" w14:textId="77777777" w:rsidR="003317E4" w:rsidRDefault="00331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wis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77633" w14:textId="77777777" w:rsidR="00C401FD" w:rsidRPr="00D56B42" w:rsidRDefault="00C401FD" w:rsidP="00125622">
    <w:pPr>
      <w:pBdr>
        <w:top w:val="single" w:sz="4" w:space="1" w:color="auto"/>
      </w:pBdr>
      <w:tabs>
        <w:tab w:val="center" w:pos="4320"/>
        <w:tab w:val="right" w:pos="8640"/>
      </w:tabs>
      <w:jc w:val="left"/>
      <w:rPr>
        <w:color w:val="000080"/>
        <w:sz w:val="16"/>
        <w:szCs w:val="16"/>
        <w:lang w:val="en-GB" w:eastAsia="de-DE"/>
      </w:rPr>
    </w:pPr>
  </w:p>
  <w:p w14:paraId="4B6E7FBB" w14:textId="4320FFBA" w:rsidR="00C401FD" w:rsidRPr="00F02AFA" w:rsidRDefault="00C401FD" w:rsidP="00125622">
    <w:pPr>
      <w:tabs>
        <w:tab w:val="center" w:pos="4820"/>
        <w:tab w:val="right" w:pos="9640"/>
      </w:tabs>
      <w:jc w:val="left"/>
      <w:rPr>
        <w:rFonts w:ascii="Times New Roman" w:hAnsi="Times New Roman"/>
        <w:sz w:val="18"/>
        <w:szCs w:val="18"/>
        <w:lang w:val="ru-RU" w:eastAsia="de-DE"/>
      </w:rPr>
    </w:pPr>
    <w:r w:rsidRPr="00D278A3">
      <w:rPr>
        <w:b/>
        <w:noProof/>
        <w:lang w:val="ru-RU" w:eastAsia="ru-RU"/>
      </w:rPr>
      <w:drawing>
        <wp:anchor distT="0" distB="0" distL="114300" distR="114300" simplePos="0" relativeHeight="251659264" behindDoc="1" locked="0" layoutInCell="1" allowOverlap="1" wp14:anchorId="3E968DD8" wp14:editId="30CC6CBE">
          <wp:simplePos x="0" y="0"/>
          <wp:positionH relativeFrom="margin">
            <wp:posOffset>4674870</wp:posOffset>
          </wp:positionH>
          <wp:positionV relativeFrom="paragraph">
            <wp:posOffset>6985</wp:posOffset>
          </wp:positionV>
          <wp:extent cx="920115" cy="409575"/>
          <wp:effectExtent l="0" t="0" r="0" b="9525"/>
          <wp:wrapTight wrapText="bothSides">
            <wp:wrapPolygon edited="0">
              <wp:start x="0" y="0"/>
              <wp:lineTo x="0" y="21098"/>
              <wp:lineTo x="21019" y="21098"/>
              <wp:lineTo x="21019" y="0"/>
              <wp:lineTo x="0" y="0"/>
            </wp:wrapPolygon>
          </wp:wrapTight>
          <wp:docPr id="10" name="Рисунок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0115" cy="409575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02AFA">
      <w:rPr>
        <w:rFonts w:cs="Arial"/>
        <w:sz w:val="18"/>
        <w:szCs w:val="18"/>
        <w:lang w:val="ru-RU" w:eastAsia="de-DE"/>
      </w:rPr>
      <w:tab/>
    </w:r>
    <w:r>
      <w:rPr>
        <w:rFonts w:cs="Arial"/>
        <w:sz w:val="18"/>
        <w:szCs w:val="18"/>
        <w:lang w:eastAsia="de-DE"/>
      </w:rPr>
      <w:t>Page</w:t>
    </w:r>
    <w:r w:rsidRPr="00F02AFA">
      <w:rPr>
        <w:rFonts w:ascii="Times New Roman" w:hAnsi="Times New Roman"/>
        <w:sz w:val="18"/>
        <w:szCs w:val="18"/>
        <w:lang w:val="ru-RU" w:eastAsia="de-DE"/>
      </w:rPr>
      <w:t xml:space="preserve"> </w:t>
    </w:r>
    <w:r w:rsidRPr="00956ADC">
      <w:rPr>
        <w:rFonts w:ascii="Times New Roman" w:hAnsi="Times New Roman"/>
        <w:sz w:val="18"/>
        <w:szCs w:val="18"/>
        <w:lang w:val="en-GB" w:eastAsia="de-DE"/>
      </w:rPr>
      <w:fldChar w:fldCharType="begin"/>
    </w:r>
    <w:r w:rsidRPr="00F02AFA">
      <w:rPr>
        <w:rFonts w:ascii="Times New Roman" w:hAnsi="Times New Roman"/>
        <w:sz w:val="18"/>
        <w:szCs w:val="18"/>
        <w:lang w:val="ru-RU" w:eastAsia="de-DE"/>
      </w:rPr>
      <w:instrText xml:space="preserve"> </w:instrText>
    </w:r>
    <w:r w:rsidRPr="00956ADC">
      <w:rPr>
        <w:rFonts w:ascii="Times New Roman" w:hAnsi="Times New Roman"/>
        <w:sz w:val="18"/>
        <w:szCs w:val="18"/>
        <w:lang w:val="en-GB" w:eastAsia="de-DE"/>
      </w:rPr>
      <w:instrText>PAGE</w:instrText>
    </w:r>
    <w:r w:rsidRPr="00F02AFA">
      <w:rPr>
        <w:rFonts w:ascii="Times New Roman" w:hAnsi="Times New Roman"/>
        <w:sz w:val="18"/>
        <w:szCs w:val="18"/>
        <w:lang w:val="ru-RU" w:eastAsia="de-DE"/>
      </w:rPr>
      <w:instrText xml:space="preserve"> </w:instrText>
    </w:r>
    <w:r w:rsidRPr="00956ADC">
      <w:rPr>
        <w:rFonts w:ascii="Times New Roman" w:hAnsi="Times New Roman"/>
        <w:sz w:val="18"/>
        <w:szCs w:val="18"/>
        <w:lang w:val="en-GB" w:eastAsia="de-DE"/>
      </w:rPr>
      <w:fldChar w:fldCharType="separate"/>
    </w:r>
    <w:r w:rsidR="00A9733B" w:rsidRPr="00AE62B6">
      <w:rPr>
        <w:rFonts w:ascii="Times New Roman" w:hAnsi="Times New Roman"/>
        <w:noProof/>
        <w:sz w:val="18"/>
        <w:szCs w:val="18"/>
        <w:lang w:val="ru-RU" w:eastAsia="de-DE"/>
      </w:rPr>
      <w:t>11</w:t>
    </w:r>
    <w:r w:rsidRPr="00956ADC">
      <w:rPr>
        <w:rFonts w:ascii="Times New Roman" w:hAnsi="Times New Roman"/>
        <w:sz w:val="18"/>
        <w:szCs w:val="18"/>
        <w:lang w:val="en-GB" w:eastAsia="de-DE"/>
      </w:rPr>
      <w:fldChar w:fldCharType="end"/>
    </w:r>
    <w:r w:rsidRPr="00F02AFA">
      <w:rPr>
        <w:rFonts w:ascii="Times New Roman" w:hAnsi="Times New Roman"/>
        <w:sz w:val="18"/>
        <w:szCs w:val="18"/>
        <w:lang w:val="ru-RU" w:eastAsia="de-DE"/>
      </w:rPr>
      <w:t xml:space="preserve"> </w:t>
    </w:r>
    <w:r>
      <w:rPr>
        <w:rFonts w:ascii="Times New Roman" w:hAnsi="Times New Roman"/>
        <w:sz w:val="18"/>
        <w:szCs w:val="18"/>
        <w:lang w:eastAsia="de-DE"/>
      </w:rPr>
      <w:t>of</w:t>
    </w:r>
    <w:r w:rsidRPr="00F02AFA">
      <w:rPr>
        <w:rFonts w:ascii="Times New Roman" w:hAnsi="Times New Roman"/>
        <w:sz w:val="18"/>
        <w:szCs w:val="18"/>
        <w:lang w:val="ru-RU" w:eastAsia="de-DE"/>
      </w:rPr>
      <w:t xml:space="preserve"> </w:t>
    </w:r>
    <w:r w:rsidR="00A776B5">
      <w:rPr>
        <w:rFonts w:ascii="Times New Roman" w:hAnsi="Times New Roman"/>
        <w:sz w:val="18"/>
        <w:szCs w:val="18"/>
        <w:lang w:val="ru-RU" w:eastAsia="de-DE"/>
      </w:rPr>
      <w:t>12</w:t>
    </w:r>
  </w:p>
  <w:p w14:paraId="1BA494F2" w14:textId="10D020C0" w:rsidR="00C401FD" w:rsidRPr="00B72BD6" w:rsidRDefault="002B70F2" w:rsidP="00947548">
    <w:pPr>
      <w:tabs>
        <w:tab w:val="right" w:pos="9072"/>
      </w:tabs>
      <w:jc w:val="left"/>
      <w:rPr>
        <w:rFonts w:cs="Arial"/>
        <w:noProof/>
        <w:sz w:val="16"/>
        <w:szCs w:val="16"/>
        <w:lang w:val="ru-RU" w:eastAsia="de-DE"/>
      </w:rPr>
    </w:pPr>
    <w:r w:rsidRPr="00B72BD6">
      <w:rPr>
        <w:rFonts w:ascii="Times New Roman" w:hAnsi="Times New Roman"/>
        <w:bCs/>
        <w:sz w:val="16"/>
        <w:szCs w:val="16"/>
        <w:lang w:val="ru-RU"/>
      </w:rPr>
      <w:t xml:space="preserve">План организации работ </w:t>
    </w:r>
    <w:r w:rsidR="005F6CB0" w:rsidRPr="00B72BD6">
      <w:rPr>
        <w:rFonts w:ascii="Times New Roman" w:hAnsi="Times New Roman"/>
        <w:bCs/>
        <w:sz w:val="16"/>
        <w:szCs w:val="16"/>
        <w:lang w:val="ru-RU"/>
      </w:rPr>
      <w:t xml:space="preserve">по очистке трубопровода </w:t>
    </w:r>
    <w:r w:rsidR="005F6CB0" w:rsidRPr="00B72BD6">
      <w:rPr>
        <w:rFonts w:ascii="Times New Roman" w:hAnsi="Times New Roman"/>
        <w:bCs/>
        <w:sz w:val="16"/>
        <w:szCs w:val="16"/>
      </w:rPr>
      <w:t>GRE</w:t>
    </w:r>
    <w:r w:rsidR="005F6CB0" w:rsidRPr="00B72BD6">
      <w:rPr>
        <w:rFonts w:ascii="Times New Roman" w:hAnsi="Times New Roman"/>
        <w:bCs/>
        <w:sz w:val="16"/>
        <w:szCs w:val="16"/>
        <w:lang w:val="ru-RU"/>
      </w:rPr>
      <w:t xml:space="preserve"> от</w:t>
    </w:r>
    <w:r w:rsidR="00340372" w:rsidRPr="00B72BD6">
      <w:rPr>
        <w:rFonts w:ascii="Times New Roman" w:hAnsi="Times New Roman"/>
        <w:bCs/>
        <w:sz w:val="16"/>
        <w:szCs w:val="16"/>
        <w:lang w:val="ru-RU"/>
      </w:rPr>
      <w:t xml:space="preserve"> Скважины </w:t>
    </w:r>
    <w:r w:rsidR="00340372" w:rsidRPr="00B72BD6">
      <w:rPr>
        <w:rFonts w:ascii="Times New Roman" w:hAnsi="Times New Roman"/>
        <w:bCs/>
        <w:sz w:val="16"/>
        <w:szCs w:val="16"/>
      </w:rPr>
      <w:t>U</w:t>
    </w:r>
    <w:r w:rsidR="00AB73C2">
      <w:rPr>
        <w:rFonts w:ascii="Times New Roman" w:hAnsi="Times New Roman"/>
        <w:bCs/>
        <w:sz w:val="16"/>
        <w:szCs w:val="16"/>
        <w:lang w:val="ru-RU"/>
      </w:rPr>
      <w:t>12</w:t>
    </w:r>
    <w:r w:rsidR="00340372" w:rsidRPr="00B72BD6">
      <w:rPr>
        <w:rFonts w:ascii="Times New Roman" w:hAnsi="Times New Roman"/>
        <w:bCs/>
        <w:sz w:val="16"/>
        <w:szCs w:val="16"/>
        <w:lang w:val="ru-RU"/>
      </w:rPr>
      <w:t xml:space="preserve"> до </w:t>
    </w:r>
    <w:r w:rsidR="005F6CB0" w:rsidRPr="00B72BD6">
      <w:rPr>
        <w:rFonts w:ascii="Times New Roman" w:hAnsi="Times New Roman"/>
        <w:bCs/>
        <w:sz w:val="16"/>
        <w:szCs w:val="16"/>
        <w:lang w:val="ru-RU"/>
      </w:rPr>
      <w:t xml:space="preserve">Сборной Станции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BF59D" w14:textId="77777777" w:rsidR="003317E4" w:rsidRDefault="003317E4">
      <w:r>
        <w:separator/>
      </w:r>
    </w:p>
  </w:footnote>
  <w:footnote w:type="continuationSeparator" w:id="0">
    <w:p w14:paraId="1E11A853" w14:textId="77777777" w:rsidR="003317E4" w:rsidRDefault="003317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5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91"/>
      <w:gridCol w:w="3729"/>
      <w:gridCol w:w="1808"/>
      <w:gridCol w:w="1806"/>
    </w:tblGrid>
    <w:tr w:rsidR="00C401FD" w:rsidRPr="00A976D3" w14:paraId="5C227C5F" w14:textId="77777777" w:rsidTr="000F1D8F">
      <w:trPr>
        <w:cantSplit/>
        <w:trHeight w:val="398"/>
      </w:trPr>
      <w:tc>
        <w:tcPr>
          <w:tcW w:w="1304" w:type="pct"/>
          <w:vMerge w:val="restart"/>
          <w:vAlign w:val="center"/>
        </w:tcPr>
        <w:p w14:paraId="12A19E84" w14:textId="56B70B67" w:rsidR="00C401FD" w:rsidRPr="00A976D3" w:rsidRDefault="00C401FD" w:rsidP="00851D76">
          <w:pPr>
            <w:ind w:left="-120" w:right="-10"/>
            <w:jc w:val="center"/>
            <w:rPr>
              <w:rFonts w:ascii="Times New Roman" w:hAnsi="Times New Roman"/>
              <w:szCs w:val="22"/>
              <w:lang w:val="ru-RU"/>
            </w:rPr>
          </w:pPr>
          <w:r w:rsidRPr="00A976D3">
            <w:rPr>
              <w:rFonts w:ascii="Times New Roman" w:hAnsi="Times New Roman"/>
              <w:noProof/>
              <w:szCs w:val="22"/>
              <w:lang w:val="ru-RU" w:eastAsia="ru-RU"/>
            </w:rPr>
            <w:drawing>
              <wp:anchor distT="0" distB="0" distL="114300" distR="114300" simplePos="0" relativeHeight="251662336" behindDoc="0" locked="0" layoutInCell="1" allowOverlap="1" wp14:anchorId="6C0124C3" wp14:editId="2535FACF">
                <wp:simplePos x="0" y="0"/>
                <wp:positionH relativeFrom="column">
                  <wp:posOffset>226695</wp:posOffset>
                </wp:positionH>
                <wp:positionV relativeFrom="paragraph">
                  <wp:posOffset>-1017905</wp:posOffset>
                </wp:positionV>
                <wp:extent cx="975360" cy="1009650"/>
                <wp:effectExtent l="0" t="0" r="0" b="0"/>
                <wp:wrapSquare wrapText="bothSides"/>
                <wp:docPr id="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536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877" w:type="pct"/>
          <w:vAlign w:val="center"/>
        </w:tcPr>
        <w:p w14:paraId="5D4AF06A" w14:textId="662D8ADA" w:rsidR="00C401FD" w:rsidRPr="00F02AFA" w:rsidRDefault="00C401FD" w:rsidP="00851D76">
          <w:pPr>
            <w:ind w:right="-331"/>
            <w:jc w:val="left"/>
            <w:rPr>
              <w:rFonts w:ascii="Times New Roman" w:hAnsi="Times New Roman"/>
              <w:b/>
              <w:szCs w:val="22"/>
              <w:lang w:val="ru-RU"/>
            </w:rPr>
          </w:pPr>
          <w:r>
            <w:rPr>
              <w:rFonts w:ascii="Times New Roman" w:hAnsi="Times New Roman"/>
              <w:b/>
              <w:szCs w:val="22"/>
              <w:lang w:val="ru-RU"/>
            </w:rPr>
            <w:t>ТОО «Урал Ойл энд Газ»</w:t>
          </w:r>
        </w:p>
      </w:tc>
      <w:tc>
        <w:tcPr>
          <w:tcW w:w="1819" w:type="pct"/>
          <w:gridSpan w:val="2"/>
          <w:vAlign w:val="center"/>
        </w:tcPr>
        <w:p w14:paraId="1EF5F0C5" w14:textId="79136186" w:rsidR="00C401FD" w:rsidRPr="00A976D3" w:rsidRDefault="00C401FD" w:rsidP="00851D76">
          <w:pPr>
            <w:jc w:val="left"/>
            <w:rPr>
              <w:rFonts w:ascii="Times New Roman" w:hAnsi="Times New Roman"/>
              <w:b/>
              <w:spacing w:val="-4"/>
              <w:szCs w:val="22"/>
              <w:lang w:val="ru-RU"/>
            </w:rPr>
          </w:pPr>
          <w:r>
            <w:rPr>
              <w:rFonts w:ascii="Times New Roman" w:hAnsi="Times New Roman"/>
              <w:b/>
              <w:spacing w:val="-4"/>
              <w:szCs w:val="22"/>
              <w:lang w:val="ru-RU"/>
            </w:rPr>
            <w:t>Обустройство месторождения Рожковское</w:t>
          </w:r>
        </w:p>
      </w:tc>
    </w:tr>
    <w:tr w:rsidR="00C401FD" w:rsidRPr="00A976D3" w14:paraId="15E4B621" w14:textId="77777777" w:rsidTr="000F1D8F">
      <w:trPr>
        <w:cantSplit/>
        <w:trHeight w:val="397"/>
      </w:trPr>
      <w:tc>
        <w:tcPr>
          <w:tcW w:w="1304" w:type="pct"/>
          <w:vMerge/>
        </w:tcPr>
        <w:p w14:paraId="320A3B4E" w14:textId="77777777" w:rsidR="00C401FD" w:rsidRPr="00A976D3" w:rsidRDefault="00C401FD" w:rsidP="00851D76">
          <w:pPr>
            <w:ind w:right="-331"/>
            <w:rPr>
              <w:rFonts w:ascii="Times New Roman" w:hAnsi="Times New Roman"/>
              <w:noProof/>
              <w:szCs w:val="22"/>
              <w:lang w:val="ru-RU"/>
            </w:rPr>
          </w:pPr>
        </w:p>
      </w:tc>
      <w:tc>
        <w:tcPr>
          <w:tcW w:w="1877" w:type="pct"/>
          <w:vMerge w:val="restart"/>
          <w:vAlign w:val="center"/>
        </w:tcPr>
        <w:p w14:paraId="4D91DD4D" w14:textId="4708F394" w:rsidR="00C401FD" w:rsidRPr="00A976D3" w:rsidRDefault="00C401FD" w:rsidP="00851D76">
          <w:pPr>
            <w:ind w:right="-331"/>
            <w:jc w:val="left"/>
            <w:rPr>
              <w:rFonts w:ascii="Times New Roman" w:hAnsi="Times New Roman"/>
              <w:b/>
              <w:bCs/>
              <w:spacing w:val="-4"/>
              <w:szCs w:val="22"/>
              <w:lang w:val="ru-RU"/>
            </w:rPr>
          </w:pPr>
          <w:r>
            <w:rPr>
              <w:rFonts w:ascii="Times New Roman" w:hAnsi="Times New Roman"/>
              <w:b/>
              <w:bCs/>
              <w:spacing w:val="-4"/>
              <w:szCs w:val="22"/>
              <w:lang w:val="ru-RU"/>
            </w:rPr>
            <w:t>ТОО «</w:t>
          </w:r>
          <w:proofErr w:type="spellStart"/>
          <w:r>
            <w:rPr>
              <w:rFonts w:ascii="Times New Roman" w:hAnsi="Times New Roman"/>
              <w:b/>
              <w:bCs/>
              <w:spacing w:val="-4"/>
              <w:szCs w:val="22"/>
              <w:lang w:val="ru-RU"/>
            </w:rPr>
            <w:t>НефтестройСервис</w:t>
          </w:r>
          <w:proofErr w:type="spellEnd"/>
          <w:r>
            <w:rPr>
              <w:rFonts w:ascii="Times New Roman" w:hAnsi="Times New Roman"/>
              <w:b/>
              <w:bCs/>
              <w:spacing w:val="-4"/>
              <w:szCs w:val="22"/>
              <w:lang w:val="ru-RU"/>
            </w:rPr>
            <w:t xml:space="preserve"> Лтд»</w:t>
          </w:r>
        </w:p>
      </w:tc>
      <w:tc>
        <w:tcPr>
          <w:tcW w:w="910" w:type="pct"/>
          <w:vAlign w:val="center"/>
        </w:tcPr>
        <w:p w14:paraId="6FE3B520" w14:textId="5FC8DC89" w:rsidR="00C401FD" w:rsidRPr="00A976D3" w:rsidRDefault="00C401FD" w:rsidP="00851D76">
          <w:pPr>
            <w:ind w:right="-331"/>
            <w:rPr>
              <w:rFonts w:ascii="Times New Roman" w:hAnsi="Times New Roman"/>
              <w:bCs/>
              <w:szCs w:val="22"/>
            </w:rPr>
          </w:pPr>
          <w:r>
            <w:rPr>
              <w:rFonts w:ascii="Times New Roman" w:hAnsi="Times New Roman"/>
              <w:bCs/>
              <w:szCs w:val="22"/>
              <w:lang w:val="ru-RU"/>
            </w:rPr>
            <w:t>Дата выпуска</w:t>
          </w:r>
          <w:r w:rsidRPr="00A976D3">
            <w:rPr>
              <w:rFonts w:ascii="Times New Roman" w:hAnsi="Times New Roman"/>
              <w:bCs/>
              <w:szCs w:val="22"/>
            </w:rPr>
            <w:t>:</w:t>
          </w:r>
        </w:p>
      </w:tc>
      <w:tc>
        <w:tcPr>
          <w:tcW w:w="910" w:type="pct"/>
          <w:vAlign w:val="center"/>
        </w:tcPr>
        <w:p w14:paraId="0DA88AE2" w14:textId="04F39484" w:rsidR="00C401FD" w:rsidRPr="008E1E55" w:rsidRDefault="00122887" w:rsidP="00F02AFA">
          <w:pPr>
            <w:ind w:right="-331"/>
            <w:rPr>
              <w:rFonts w:ascii="Times New Roman" w:hAnsi="Times New Roman"/>
              <w:bCs/>
              <w:szCs w:val="22"/>
              <w:lang w:val="ru-RU"/>
            </w:rPr>
          </w:pPr>
          <w:ins w:id="74" w:author="Автор">
            <w:r>
              <w:rPr>
                <w:rFonts w:ascii="Times New Roman" w:hAnsi="Times New Roman"/>
                <w:bCs/>
                <w:szCs w:val="22"/>
                <w:lang w:val="ru-RU"/>
              </w:rPr>
              <w:t>05</w:t>
            </w:r>
          </w:ins>
          <w:del w:id="75" w:author="Автор">
            <w:r w:rsidR="00AB73C2" w:rsidDel="00122887">
              <w:rPr>
                <w:rFonts w:ascii="Times New Roman" w:hAnsi="Times New Roman"/>
                <w:bCs/>
                <w:szCs w:val="22"/>
                <w:lang w:val="ru-RU"/>
              </w:rPr>
              <w:delText>28</w:delText>
            </w:r>
          </w:del>
          <w:r w:rsidR="005D731A">
            <w:rPr>
              <w:rFonts w:ascii="Times New Roman" w:hAnsi="Times New Roman"/>
              <w:bCs/>
              <w:szCs w:val="22"/>
            </w:rPr>
            <w:t>.0</w:t>
          </w:r>
          <w:ins w:id="76" w:author="Автор">
            <w:r>
              <w:rPr>
                <w:rFonts w:ascii="Times New Roman" w:hAnsi="Times New Roman"/>
                <w:bCs/>
                <w:szCs w:val="22"/>
                <w:lang w:val="ru-RU"/>
              </w:rPr>
              <w:t>5</w:t>
            </w:r>
          </w:ins>
          <w:del w:id="77" w:author="Автор">
            <w:r w:rsidR="00B045F9" w:rsidDel="00122887">
              <w:rPr>
                <w:rFonts w:ascii="Times New Roman" w:hAnsi="Times New Roman"/>
                <w:bCs/>
                <w:szCs w:val="22"/>
              </w:rPr>
              <w:delText>3</w:delText>
            </w:r>
          </w:del>
          <w:r w:rsidR="005D731A">
            <w:rPr>
              <w:rFonts w:ascii="Times New Roman" w:hAnsi="Times New Roman"/>
              <w:bCs/>
              <w:szCs w:val="22"/>
            </w:rPr>
            <w:t>.202</w:t>
          </w:r>
          <w:r w:rsidR="00B045F9">
            <w:rPr>
              <w:rFonts w:ascii="Times New Roman" w:hAnsi="Times New Roman"/>
              <w:bCs/>
              <w:szCs w:val="22"/>
            </w:rPr>
            <w:t>6</w:t>
          </w:r>
        </w:p>
      </w:tc>
    </w:tr>
    <w:tr w:rsidR="00C401FD" w:rsidRPr="00A976D3" w14:paraId="59964023" w14:textId="77777777" w:rsidTr="000F1D8F">
      <w:trPr>
        <w:cantSplit/>
        <w:trHeight w:val="397"/>
      </w:trPr>
      <w:tc>
        <w:tcPr>
          <w:tcW w:w="1304" w:type="pct"/>
          <w:vMerge/>
        </w:tcPr>
        <w:p w14:paraId="022BC20B" w14:textId="77777777" w:rsidR="00C401FD" w:rsidRPr="00A976D3" w:rsidRDefault="00C401FD" w:rsidP="00851D76">
          <w:pPr>
            <w:ind w:right="-331"/>
            <w:rPr>
              <w:rFonts w:ascii="Times New Roman" w:hAnsi="Times New Roman"/>
              <w:noProof/>
              <w:szCs w:val="22"/>
            </w:rPr>
          </w:pPr>
        </w:p>
      </w:tc>
      <w:tc>
        <w:tcPr>
          <w:tcW w:w="1877" w:type="pct"/>
          <w:vMerge/>
          <w:vAlign w:val="center"/>
        </w:tcPr>
        <w:p w14:paraId="63BFE05C" w14:textId="77777777" w:rsidR="00C401FD" w:rsidRPr="00A976D3" w:rsidRDefault="00C401FD" w:rsidP="00851D76">
          <w:pPr>
            <w:ind w:right="-331"/>
            <w:rPr>
              <w:rFonts w:ascii="Times New Roman" w:hAnsi="Times New Roman"/>
              <w:szCs w:val="22"/>
            </w:rPr>
          </w:pPr>
        </w:p>
      </w:tc>
      <w:tc>
        <w:tcPr>
          <w:tcW w:w="910" w:type="pct"/>
          <w:vAlign w:val="center"/>
        </w:tcPr>
        <w:p w14:paraId="530F0463" w14:textId="2D31BE45" w:rsidR="00C401FD" w:rsidRPr="00A976D3" w:rsidRDefault="00C401FD" w:rsidP="00851D76">
          <w:pPr>
            <w:ind w:right="-331"/>
            <w:rPr>
              <w:rFonts w:ascii="Times New Roman" w:hAnsi="Times New Roman"/>
              <w:bCs/>
              <w:szCs w:val="22"/>
            </w:rPr>
          </w:pPr>
          <w:r>
            <w:rPr>
              <w:rFonts w:ascii="Times New Roman" w:hAnsi="Times New Roman"/>
              <w:bCs/>
              <w:szCs w:val="22"/>
              <w:lang w:val="ru-RU"/>
            </w:rPr>
            <w:t>Тип выпуска</w:t>
          </w:r>
          <w:r w:rsidRPr="0065515E">
            <w:rPr>
              <w:rFonts w:ascii="Times New Roman" w:hAnsi="Times New Roman"/>
              <w:bCs/>
              <w:szCs w:val="22"/>
            </w:rPr>
            <w:t>:</w:t>
          </w:r>
        </w:p>
      </w:tc>
      <w:tc>
        <w:tcPr>
          <w:tcW w:w="910" w:type="pct"/>
          <w:vAlign w:val="center"/>
        </w:tcPr>
        <w:p w14:paraId="02282814" w14:textId="0C4C1B24" w:rsidR="00C401FD" w:rsidRPr="00F02AFA" w:rsidRDefault="00C401FD" w:rsidP="00851D76">
          <w:pPr>
            <w:ind w:right="-331"/>
            <w:jc w:val="left"/>
            <w:rPr>
              <w:rFonts w:ascii="Times New Roman" w:hAnsi="Times New Roman"/>
              <w:szCs w:val="22"/>
              <w:lang w:val="ru-RU"/>
            </w:rPr>
          </w:pPr>
          <w:r>
            <w:rPr>
              <w:rFonts w:ascii="Times New Roman" w:hAnsi="Times New Roman"/>
              <w:szCs w:val="22"/>
              <w:lang w:val="ru-RU"/>
            </w:rPr>
            <w:t>Выпущено для рассмотрения</w:t>
          </w:r>
        </w:p>
      </w:tc>
    </w:tr>
    <w:tr w:rsidR="00C401FD" w:rsidRPr="00122887" w14:paraId="3783D835" w14:textId="77777777" w:rsidTr="000F1D8F">
      <w:trPr>
        <w:trHeight w:val="397"/>
      </w:trPr>
      <w:tc>
        <w:tcPr>
          <w:tcW w:w="1304" w:type="pct"/>
          <w:vAlign w:val="center"/>
        </w:tcPr>
        <w:p w14:paraId="74275362" w14:textId="4391A58D" w:rsidR="00C401FD" w:rsidRPr="00113BCC" w:rsidRDefault="00C401FD" w:rsidP="00851D76">
          <w:pPr>
            <w:tabs>
              <w:tab w:val="right" w:pos="8640"/>
            </w:tabs>
            <w:spacing w:before="40" w:after="40"/>
            <w:ind w:right="-329"/>
            <w:jc w:val="left"/>
            <w:rPr>
              <w:rFonts w:ascii="Times New Roman" w:hAnsi="Times New Roman"/>
              <w:bCs/>
              <w:szCs w:val="22"/>
            </w:rPr>
          </w:pPr>
          <w:r w:rsidRPr="00113BCC">
            <w:rPr>
              <w:rFonts w:ascii="Times New Roman" w:hAnsi="Times New Roman"/>
              <w:bCs/>
              <w:szCs w:val="22"/>
              <w:lang w:val="ru-RU"/>
            </w:rPr>
            <w:t>Номер Документа</w:t>
          </w:r>
          <w:r w:rsidRPr="00113BCC">
            <w:rPr>
              <w:rFonts w:ascii="Times New Roman" w:hAnsi="Times New Roman"/>
              <w:bCs/>
              <w:szCs w:val="22"/>
            </w:rPr>
            <w:t>:</w:t>
          </w:r>
        </w:p>
      </w:tc>
      <w:tc>
        <w:tcPr>
          <w:tcW w:w="3696" w:type="pct"/>
          <w:gridSpan w:val="3"/>
          <w:vAlign w:val="center"/>
        </w:tcPr>
        <w:p w14:paraId="23B6D130" w14:textId="15DCD756" w:rsidR="00C401FD" w:rsidRPr="00666DDF" w:rsidRDefault="00C401FD" w:rsidP="007C7D47">
          <w:pPr>
            <w:tabs>
              <w:tab w:val="right" w:pos="8640"/>
            </w:tabs>
            <w:spacing w:before="40" w:after="40"/>
            <w:ind w:right="-329"/>
            <w:jc w:val="left"/>
            <w:rPr>
              <w:rFonts w:ascii="Times New Roman" w:hAnsi="Times New Roman"/>
              <w:bCs/>
              <w:szCs w:val="22"/>
              <w:lang w:val="ru-RU"/>
            </w:rPr>
          </w:pPr>
          <w:r>
            <w:rPr>
              <w:rFonts w:ascii="Times New Roman" w:hAnsi="Times New Roman"/>
              <w:bCs/>
              <w:szCs w:val="22"/>
              <w:lang w:val="ru-RU"/>
            </w:rPr>
            <w:t xml:space="preserve">План </w:t>
          </w:r>
          <w:r w:rsidR="00CF1BA0">
            <w:rPr>
              <w:rFonts w:ascii="Times New Roman" w:hAnsi="Times New Roman"/>
              <w:bCs/>
              <w:szCs w:val="22"/>
              <w:lang w:val="ru-RU"/>
            </w:rPr>
            <w:t>о</w:t>
          </w:r>
          <w:r>
            <w:rPr>
              <w:rFonts w:ascii="Times New Roman" w:hAnsi="Times New Roman"/>
              <w:bCs/>
              <w:szCs w:val="22"/>
              <w:lang w:val="ru-RU"/>
            </w:rPr>
            <w:t xml:space="preserve">рганизации </w:t>
          </w:r>
          <w:r w:rsidR="00CF1BA0">
            <w:rPr>
              <w:rFonts w:ascii="Times New Roman" w:hAnsi="Times New Roman"/>
              <w:bCs/>
              <w:szCs w:val="22"/>
              <w:lang w:val="ru-RU"/>
            </w:rPr>
            <w:t>р</w:t>
          </w:r>
          <w:r>
            <w:rPr>
              <w:rFonts w:ascii="Times New Roman" w:hAnsi="Times New Roman"/>
              <w:bCs/>
              <w:szCs w:val="22"/>
              <w:lang w:val="ru-RU"/>
            </w:rPr>
            <w:t xml:space="preserve">абот </w:t>
          </w:r>
          <w:r w:rsidR="00666DDF">
            <w:rPr>
              <w:rFonts w:ascii="Times New Roman" w:hAnsi="Times New Roman"/>
              <w:bCs/>
              <w:szCs w:val="22"/>
              <w:lang w:val="ru-RU"/>
            </w:rPr>
            <w:t xml:space="preserve">по очистке трубопровода </w:t>
          </w:r>
          <w:r w:rsidR="00666DDF">
            <w:rPr>
              <w:rFonts w:ascii="Times New Roman" w:hAnsi="Times New Roman"/>
              <w:bCs/>
              <w:szCs w:val="22"/>
            </w:rPr>
            <w:t>GRE</w:t>
          </w:r>
          <w:r w:rsidR="00666DDF">
            <w:rPr>
              <w:rFonts w:ascii="Times New Roman" w:hAnsi="Times New Roman"/>
              <w:bCs/>
              <w:szCs w:val="22"/>
              <w:lang w:val="ru-RU"/>
            </w:rPr>
            <w:t xml:space="preserve"> от </w:t>
          </w:r>
          <w:r w:rsidR="00340372">
            <w:rPr>
              <w:rFonts w:ascii="Times New Roman" w:hAnsi="Times New Roman"/>
              <w:bCs/>
              <w:szCs w:val="22"/>
              <w:lang w:val="ru-RU"/>
            </w:rPr>
            <w:t xml:space="preserve">Скважины </w:t>
          </w:r>
          <w:r w:rsidR="00340372">
            <w:rPr>
              <w:rFonts w:ascii="Times New Roman" w:hAnsi="Times New Roman"/>
              <w:bCs/>
              <w:szCs w:val="22"/>
            </w:rPr>
            <w:t>U</w:t>
          </w:r>
          <w:r w:rsidR="00AB73C2">
            <w:rPr>
              <w:rFonts w:ascii="Times New Roman" w:hAnsi="Times New Roman"/>
              <w:bCs/>
              <w:szCs w:val="22"/>
              <w:lang w:val="ru-RU"/>
            </w:rPr>
            <w:t>12</w:t>
          </w:r>
          <w:r w:rsidR="00340372" w:rsidRPr="00340372">
            <w:rPr>
              <w:rFonts w:ascii="Times New Roman" w:hAnsi="Times New Roman"/>
              <w:bCs/>
              <w:szCs w:val="22"/>
              <w:lang w:val="ru-RU"/>
            </w:rPr>
            <w:t xml:space="preserve"> </w:t>
          </w:r>
          <w:r w:rsidR="00340372">
            <w:rPr>
              <w:rFonts w:ascii="Times New Roman" w:hAnsi="Times New Roman"/>
              <w:bCs/>
              <w:szCs w:val="22"/>
              <w:lang w:val="ru-RU"/>
            </w:rPr>
            <w:t xml:space="preserve">до </w:t>
          </w:r>
          <w:r w:rsidR="00666DDF">
            <w:rPr>
              <w:rFonts w:ascii="Times New Roman" w:hAnsi="Times New Roman"/>
              <w:bCs/>
              <w:szCs w:val="22"/>
              <w:lang w:val="ru-RU"/>
            </w:rPr>
            <w:t>Сборной Станции</w:t>
          </w:r>
        </w:p>
      </w:tc>
    </w:tr>
  </w:tbl>
  <w:p w14:paraId="580A44D1" w14:textId="77777777" w:rsidR="00C401FD" w:rsidRPr="00956ADC" w:rsidRDefault="00C401FD" w:rsidP="00053D17">
    <w:pPr>
      <w:pStyle w:val="aa"/>
      <w:ind w:right="-331"/>
      <w:rPr>
        <w:b w:val="0"/>
        <w:i/>
        <w:sz w:val="16"/>
        <w:lang w:val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2184B92"/>
    <w:lvl w:ilvl="0">
      <w:start w:val="1"/>
      <w:numFmt w:val="bullet"/>
      <w:pStyle w:val="a"/>
      <w:lvlText w:val=""/>
      <w:lvlJc w:val="left"/>
      <w:pPr>
        <w:tabs>
          <w:tab w:val="num" w:pos="284"/>
        </w:tabs>
        <w:ind w:left="284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9BB02F44"/>
    <w:lvl w:ilvl="0">
      <w:numFmt w:val="decimal"/>
      <w:pStyle w:val="BulletListL1150175"/>
      <w:lvlText w:val="*"/>
      <w:lvlJc w:val="left"/>
    </w:lvl>
  </w:abstractNum>
  <w:abstractNum w:abstractNumId="2" w15:restartNumberingAfterBreak="0">
    <w:nsid w:val="02F644A3"/>
    <w:multiLevelType w:val="hybridMultilevel"/>
    <w:tmpl w:val="A3FEC7A2"/>
    <w:lvl w:ilvl="0" w:tplc="DA00C402">
      <w:start w:val="1"/>
      <w:numFmt w:val="bullet"/>
      <w:pStyle w:val="a0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345137"/>
    <w:multiLevelType w:val="singleLevel"/>
    <w:tmpl w:val="C1B24446"/>
    <w:lvl w:ilvl="0">
      <w:start w:val="1"/>
      <w:numFmt w:val="bullet"/>
      <w:pStyle w:val="BulletListL212515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4" w15:restartNumberingAfterBreak="0">
    <w:nsid w:val="0EEE78C9"/>
    <w:multiLevelType w:val="singleLevel"/>
    <w:tmpl w:val="01709C3C"/>
    <w:lvl w:ilvl="0">
      <w:start w:val="1"/>
      <w:numFmt w:val="bullet"/>
      <w:pStyle w:val="BulletListL207510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5" w15:restartNumberingAfterBreak="0">
    <w:nsid w:val="11B34518"/>
    <w:multiLevelType w:val="multilevel"/>
    <w:tmpl w:val="0419001F"/>
    <w:styleLink w:val="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CF5E0D"/>
    <w:multiLevelType w:val="multilevel"/>
    <w:tmpl w:val="97367A0C"/>
    <w:lvl w:ilvl="0">
      <w:start w:val="1"/>
      <w:numFmt w:val="decimal"/>
      <w:pStyle w:val="Level1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Level2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lowerLetter"/>
      <w:pStyle w:val="Level4"/>
      <w:lvlText w:val="%4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</w:rPr>
    </w:lvl>
    <w:lvl w:ilvl="4">
      <w:start w:val="1"/>
      <w:numFmt w:val="decimal"/>
      <w:pStyle w:val="Level5"/>
      <w:lvlText w:val="%4.%5"/>
      <w:lvlJc w:val="left"/>
      <w:pPr>
        <w:tabs>
          <w:tab w:val="num" w:pos="3960"/>
        </w:tabs>
        <w:ind w:left="396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/>
      </w:rPr>
    </w:lvl>
  </w:abstractNum>
  <w:abstractNum w:abstractNumId="7" w15:restartNumberingAfterBreak="0">
    <w:nsid w:val="1F9C6B5C"/>
    <w:multiLevelType w:val="hybridMultilevel"/>
    <w:tmpl w:val="F0F2F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47370"/>
    <w:multiLevelType w:val="multilevel"/>
    <w:tmpl w:val="C4826BBC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5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2CEE5A95"/>
    <w:multiLevelType w:val="singleLevel"/>
    <w:tmpl w:val="7F960730"/>
    <w:lvl w:ilvl="0">
      <w:start w:val="1"/>
      <w:numFmt w:val="lowerLetter"/>
      <w:pStyle w:val="NumListL3075100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2"/>
      </w:rPr>
    </w:lvl>
  </w:abstractNum>
  <w:abstractNum w:abstractNumId="10" w15:restartNumberingAfterBreak="0">
    <w:nsid w:val="30ED3821"/>
    <w:multiLevelType w:val="singleLevel"/>
    <w:tmpl w:val="D6C87880"/>
    <w:lvl w:ilvl="0">
      <w:start w:val="1"/>
      <w:numFmt w:val="bullet"/>
      <w:pStyle w:val="BulletListL107510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1" w15:restartNumberingAfterBreak="0">
    <w:nsid w:val="317A608D"/>
    <w:multiLevelType w:val="multilevel"/>
    <w:tmpl w:val="AD96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66BCB"/>
    <w:multiLevelType w:val="hybridMultilevel"/>
    <w:tmpl w:val="395CCCF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2A775FB"/>
    <w:multiLevelType w:val="multilevel"/>
    <w:tmpl w:val="0410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F7A9E"/>
    <w:multiLevelType w:val="hybridMultilevel"/>
    <w:tmpl w:val="8424F4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4B3C70"/>
    <w:multiLevelType w:val="singleLevel"/>
    <w:tmpl w:val="1D40A006"/>
    <w:lvl w:ilvl="0">
      <w:start w:val="1"/>
      <w:numFmt w:val="bullet"/>
      <w:pStyle w:val="ABulletListLeve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16" w15:restartNumberingAfterBreak="0">
    <w:nsid w:val="40CA4F66"/>
    <w:multiLevelType w:val="multilevel"/>
    <w:tmpl w:val="03B6C0A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2AA3A92"/>
    <w:multiLevelType w:val="multilevel"/>
    <w:tmpl w:val="737CDAE4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453F3B4A"/>
    <w:multiLevelType w:val="hybridMultilevel"/>
    <w:tmpl w:val="99C20F9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461F4930"/>
    <w:multiLevelType w:val="multilevel"/>
    <w:tmpl w:val="0E0E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863BDA"/>
    <w:multiLevelType w:val="multilevel"/>
    <w:tmpl w:val="BDE46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809487B"/>
    <w:multiLevelType w:val="singleLevel"/>
    <w:tmpl w:val="265AD0E4"/>
    <w:lvl w:ilvl="0">
      <w:start w:val="1"/>
      <w:numFmt w:val="bullet"/>
      <w:pStyle w:val="BodyTextInden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9271BD1"/>
    <w:multiLevelType w:val="singleLevel"/>
    <w:tmpl w:val="A114E7AC"/>
    <w:lvl w:ilvl="0">
      <w:start w:val="1"/>
      <w:numFmt w:val="bullet"/>
      <w:pStyle w:val="ABulletListLevel2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3" w15:restartNumberingAfterBreak="0">
    <w:nsid w:val="4AF3059E"/>
    <w:multiLevelType w:val="multilevel"/>
    <w:tmpl w:val="674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C15F8"/>
    <w:multiLevelType w:val="multilevel"/>
    <w:tmpl w:val="0419001D"/>
    <w:styleLink w:val="1"/>
    <w:lvl w:ilvl="0">
      <w:start w:val="4"/>
      <w:numFmt w:val="decimal"/>
      <w:lvlText w:val="%1)"/>
      <w:lvlJc w:val="left"/>
      <w:pPr>
        <w:ind w:left="360" w:hanging="360"/>
      </w:pPr>
    </w:lvl>
    <w:lvl w:ilvl="1">
      <w:start w:val="4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35C27AA"/>
    <w:multiLevelType w:val="singleLevel"/>
    <w:tmpl w:val="3028B89E"/>
    <w:lvl w:ilvl="0">
      <w:start w:val="1"/>
      <w:numFmt w:val="bullet"/>
      <w:pStyle w:val="ADashedListLevel2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6" w15:restartNumberingAfterBreak="0">
    <w:nsid w:val="546A3BBF"/>
    <w:multiLevelType w:val="singleLevel"/>
    <w:tmpl w:val="5CBE373C"/>
    <w:lvl w:ilvl="0">
      <w:start w:val="1"/>
      <w:numFmt w:val="bullet"/>
      <w:pStyle w:val="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59913A9"/>
    <w:multiLevelType w:val="singleLevel"/>
    <w:tmpl w:val="25407178"/>
    <w:lvl w:ilvl="0">
      <w:start w:val="1"/>
      <w:numFmt w:val="decimal"/>
      <w:pStyle w:val="a1"/>
      <w:lvlText w:val="%1)"/>
      <w:legacy w:legacy="1" w:legacySpace="0" w:legacyIndent="360"/>
      <w:lvlJc w:val="left"/>
      <w:pPr>
        <w:ind w:left="1440" w:hanging="360"/>
      </w:pPr>
      <w:rPr>
        <w:rFonts w:ascii="Arial Black" w:hAnsi="Arial Black" w:hint="default"/>
        <w:b w:val="0"/>
        <w:i w:val="0"/>
        <w:sz w:val="18"/>
      </w:rPr>
    </w:lvl>
  </w:abstractNum>
  <w:abstractNum w:abstractNumId="28" w15:restartNumberingAfterBreak="0">
    <w:nsid w:val="585C0DCD"/>
    <w:multiLevelType w:val="multilevel"/>
    <w:tmpl w:val="77847C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ParagrafLevel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8951CA1"/>
    <w:multiLevelType w:val="singleLevel"/>
    <w:tmpl w:val="CC7644FA"/>
    <w:lvl w:ilvl="0">
      <w:start w:val="1"/>
      <w:numFmt w:val="bullet"/>
      <w:pStyle w:val="BulletListL2100125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0" w15:restartNumberingAfterBreak="0">
    <w:nsid w:val="59443E9C"/>
    <w:multiLevelType w:val="multilevel"/>
    <w:tmpl w:val="CFCA2532"/>
    <w:lvl w:ilvl="0">
      <w:start w:val="1"/>
      <w:numFmt w:val="decimal"/>
      <w:pStyle w:val="a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1" w15:restartNumberingAfterBreak="0">
    <w:nsid w:val="5D833DBE"/>
    <w:multiLevelType w:val="singleLevel"/>
    <w:tmpl w:val="2D30E026"/>
    <w:lvl w:ilvl="0">
      <w:start w:val="1"/>
      <w:numFmt w:val="bullet"/>
      <w:pStyle w:val="ParagraphAlph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57C02D0"/>
    <w:multiLevelType w:val="singleLevel"/>
    <w:tmpl w:val="677A4B58"/>
    <w:lvl w:ilvl="0">
      <w:start w:val="1"/>
      <w:numFmt w:val="bullet"/>
      <w:pStyle w:val="Block000"/>
      <w:lvlText w:val="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6"/>
      </w:rPr>
    </w:lvl>
  </w:abstractNum>
  <w:abstractNum w:abstractNumId="33" w15:restartNumberingAfterBreak="0">
    <w:nsid w:val="65DB3CAA"/>
    <w:multiLevelType w:val="multilevel"/>
    <w:tmpl w:val="0419001D"/>
    <w:styleLink w:val="4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3BA7B73"/>
    <w:multiLevelType w:val="hybridMultilevel"/>
    <w:tmpl w:val="E864C4BA"/>
    <w:lvl w:ilvl="0" w:tplc="427E3D30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5" w15:restartNumberingAfterBreak="0">
    <w:nsid w:val="751D259E"/>
    <w:multiLevelType w:val="multilevel"/>
    <w:tmpl w:val="0419001D"/>
    <w:styleLink w:val="30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52C71CA"/>
    <w:multiLevelType w:val="singleLevel"/>
    <w:tmpl w:val="1B6444DA"/>
    <w:lvl w:ilvl="0">
      <w:start w:val="1"/>
      <w:numFmt w:val="bullet"/>
      <w:pStyle w:val="BulletListL112515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7" w15:restartNumberingAfterBreak="0">
    <w:nsid w:val="781C291C"/>
    <w:multiLevelType w:val="singleLevel"/>
    <w:tmpl w:val="E73202A0"/>
    <w:lvl w:ilvl="0">
      <w:start w:val="1"/>
      <w:numFmt w:val="bullet"/>
      <w:pStyle w:val="BulletListL110012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8" w15:restartNumberingAfterBreak="0">
    <w:nsid w:val="78675881"/>
    <w:multiLevelType w:val="singleLevel"/>
    <w:tmpl w:val="8C9A55F2"/>
    <w:lvl w:ilvl="0">
      <w:start w:val="1"/>
      <w:numFmt w:val="lowerLetter"/>
      <w:pStyle w:val="NumListL2075100"/>
      <w:lvlText w:val="%1)"/>
      <w:legacy w:legacy="1" w:legacySpace="0" w:legacyIndent="360"/>
      <w:lvlJc w:val="left"/>
      <w:pPr>
        <w:ind w:left="1800" w:hanging="360"/>
      </w:pPr>
    </w:lvl>
  </w:abstractNum>
  <w:abstractNum w:abstractNumId="39" w15:restartNumberingAfterBreak="0">
    <w:nsid w:val="7E456D1A"/>
    <w:multiLevelType w:val="singleLevel"/>
    <w:tmpl w:val="47804B1C"/>
    <w:lvl w:ilvl="0">
      <w:start w:val="1"/>
      <w:numFmt w:val="bullet"/>
      <w:pStyle w:val="TOEBulletAltK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  <w:lvlOverride w:ilvl="0">
      <w:lvl w:ilvl="0">
        <w:start w:val="1"/>
        <w:numFmt w:val="bullet"/>
        <w:pStyle w:val="BulletListL1150175"/>
        <w:lvlText w:val=""/>
        <w:lvlJc w:val="left"/>
        <w:pPr>
          <w:tabs>
            <w:tab w:val="num" w:pos="360"/>
          </w:tabs>
          <w:ind w:left="360" w:hanging="360"/>
        </w:pPr>
        <w:rPr>
          <w:rFonts w:ascii="Symbol" w:hAnsi="Symbol" w:hint="default"/>
          <w:sz w:val="18"/>
        </w:rPr>
      </w:lvl>
    </w:lvlOverride>
  </w:num>
  <w:num w:numId="2">
    <w:abstractNumId w:val="37"/>
  </w:num>
  <w:num w:numId="3">
    <w:abstractNumId w:val="36"/>
  </w:num>
  <w:num w:numId="4">
    <w:abstractNumId w:val="4"/>
  </w:num>
  <w:num w:numId="5">
    <w:abstractNumId w:val="3"/>
  </w:num>
  <w:num w:numId="6">
    <w:abstractNumId w:val="29"/>
  </w:num>
  <w:num w:numId="7">
    <w:abstractNumId w:val="0"/>
  </w:num>
  <w:num w:numId="8">
    <w:abstractNumId w:val="30"/>
  </w:num>
  <w:num w:numId="9">
    <w:abstractNumId w:val="39"/>
  </w:num>
  <w:num w:numId="10">
    <w:abstractNumId w:val="26"/>
  </w:num>
  <w:num w:numId="11">
    <w:abstractNumId w:val="21"/>
  </w:num>
  <w:num w:numId="12">
    <w:abstractNumId w:val="27"/>
  </w:num>
  <w:num w:numId="13">
    <w:abstractNumId w:val="31"/>
  </w:num>
  <w:num w:numId="14">
    <w:abstractNumId w:val="25"/>
  </w:num>
  <w:num w:numId="15">
    <w:abstractNumId w:val="32"/>
  </w:num>
  <w:num w:numId="16">
    <w:abstractNumId w:val="38"/>
  </w:num>
  <w:num w:numId="17">
    <w:abstractNumId w:val="9"/>
  </w:num>
  <w:num w:numId="18">
    <w:abstractNumId w:val="22"/>
  </w:num>
  <w:num w:numId="19">
    <w:abstractNumId w:val="10"/>
  </w:num>
  <w:num w:numId="20">
    <w:abstractNumId w:val="15"/>
  </w:num>
  <w:num w:numId="21">
    <w:abstractNumId w:val="6"/>
  </w:num>
  <w:num w:numId="22">
    <w:abstractNumId w:val="2"/>
  </w:num>
  <w:num w:numId="23">
    <w:abstractNumId w:val="17"/>
  </w:num>
  <w:num w:numId="24">
    <w:abstractNumId w:val="28"/>
  </w:num>
  <w:num w:numId="25">
    <w:abstractNumId w:val="14"/>
  </w:num>
  <w:num w:numId="26">
    <w:abstractNumId w:val="18"/>
  </w:num>
  <w:num w:numId="27">
    <w:abstractNumId w:val="20"/>
  </w:num>
  <w:num w:numId="28">
    <w:abstractNumId w:val="8"/>
  </w:num>
  <w:num w:numId="29">
    <w:abstractNumId w:val="12"/>
  </w:num>
  <w:num w:numId="30">
    <w:abstractNumId w:val="7"/>
  </w:num>
  <w:num w:numId="31">
    <w:abstractNumId w:val="34"/>
  </w:num>
  <w:num w:numId="32">
    <w:abstractNumId w:val="24"/>
  </w:num>
  <w:num w:numId="33">
    <w:abstractNumId w:val="5"/>
  </w:num>
  <w:num w:numId="34">
    <w:abstractNumId w:val="35"/>
  </w:num>
  <w:num w:numId="35">
    <w:abstractNumId w:val="33"/>
  </w:num>
  <w:num w:numId="36">
    <w:abstractNumId w:val="16"/>
  </w:num>
  <w:num w:numId="37">
    <w:abstractNumId w:val="19"/>
  </w:num>
  <w:num w:numId="38">
    <w:abstractNumId w:val="23"/>
  </w:num>
  <w:num w:numId="39">
    <w:abstractNumId w:val="13"/>
  </w:num>
  <w:num w:numId="40">
    <w:abstractNumId w:val="1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intFractionalCharacterWidth/>
  <w:activeWritingStyle w:appName="MSWord" w:lang="en-US" w:vendorID="8" w:dllVersion="513" w:checkStyle="1"/>
  <w:activeWritingStyle w:appName="MSWord" w:lang="en-GB" w:vendorID="8" w:dllVersion="513" w:checkStyle="1"/>
  <w:activeWritingStyle w:appName="MSWord" w:lang="it-IT" w:vendorID="3" w:dllVersion="517" w:checkStyle="1"/>
  <w:proofState w:spelling="clean" w:grammar="clean"/>
  <w:trackRevisions/>
  <w:defaultTabStop w:val="108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>
      <o:colormru v:ext="edit" colors="#ffc,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_option" w:val="existing"/>
  </w:docVars>
  <w:rsids>
    <w:rsidRoot w:val="00873B78"/>
    <w:rsid w:val="0000127B"/>
    <w:rsid w:val="0000128B"/>
    <w:rsid w:val="00001EA4"/>
    <w:rsid w:val="000026A3"/>
    <w:rsid w:val="00003498"/>
    <w:rsid w:val="0000389F"/>
    <w:rsid w:val="00015581"/>
    <w:rsid w:val="00015845"/>
    <w:rsid w:val="00020D96"/>
    <w:rsid w:val="000212B8"/>
    <w:rsid w:val="00023315"/>
    <w:rsid w:val="00023D17"/>
    <w:rsid w:val="000246AA"/>
    <w:rsid w:val="00030196"/>
    <w:rsid w:val="00030E20"/>
    <w:rsid w:val="00034370"/>
    <w:rsid w:val="000351C4"/>
    <w:rsid w:val="0003682D"/>
    <w:rsid w:val="00040660"/>
    <w:rsid w:val="00042DE2"/>
    <w:rsid w:val="0004446C"/>
    <w:rsid w:val="00050D0C"/>
    <w:rsid w:val="00051C77"/>
    <w:rsid w:val="000532ED"/>
    <w:rsid w:val="00053D17"/>
    <w:rsid w:val="0005678F"/>
    <w:rsid w:val="00060800"/>
    <w:rsid w:val="00064038"/>
    <w:rsid w:val="000666F5"/>
    <w:rsid w:val="0007035E"/>
    <w:rsid w:val="00070BC9"/>
    <w:rsid w:val="00071CC7"/>
    <w:rsid w:val="00075D3D"/>
    <w:rsid w:val="0007622F"/>
    <w:rsid w:val="00076745"/>
    <w:rsid w:val="00076EFE"/>
    <w:rsid w:val="00080E56"/>
    <w:rsid w:val="0008406D"/>
    <w:rsid w:val="00085136"/>
    <w:rsid w:val="000851EB"/>
    <w:rsid w:val="00087642"/>
    <w:rsid w:val="00087F61"/>
    <w:rsid w:val="00090A0E"/>
    <w:rsid w:val="00092027"/>
    <w:rsid w:val="00094E03"/>
    <w:rsid w:val="000A04C2"/>
    <w:rsid w:val="000A27E1"/>
    <w:rsid w:val="000A2BBE"/>
    <w:rsid w:val="000A64A4"/>
    <w:rsid w:val="000B2E78"/>
    <w:rsid w:val="000B3575"/>
    <w:rsid w:val="000B4FAA"/>
    <w:rsid w:val="000B5344"/>
    <w:rsid w:val="000B5640"/>
    <w:rsid w:val="000B7677"/>
    <w:rsid w:val="000C1774"/>
    <w:rsid w:val="000C4ABB"/>
    <w:rsid w:val="000C6820"/>
    <w:rsid w:val="000C70E8"/>
    <w:rsid w:val="000C7DDB"/>
    <w:rsid w:val="000D03F8"/>
    <w:rsid w:val="000D2E1B"/>
    <w:rsid w:val="000D3772"/>
    <w:rsid w:val="000D3B6F"/>
    <w:rsid w:val="000D57F3"/>
    <w:rsid w:val="000E08B0"/>
    <w:rsid w:val="000E098C"/>
    <w:rsid w:val="000E1531"/>
    <w:rsid w:val="000E1817"/>
    <w:rsid w:val="000E22AC"/>
    <w:rsid w:val="000E3052"/>
    <w:rsid w:val="000E457F"/>
    <w:rsid w:val="000E66B8"/>
    <w:rsid w:val="000E7017"/>
    <w:rsid w:val="000F05B4"/>
    <w:rsid w:val="000F0E15"/>
    <w:rsid w:val="000F1D8F"/>
    <w:rsid w:val="000F4299"/>
    <w:rsid w:val="000F7A8A"/>
    <w:rsid w:val="001007EF"/>
    <w:rsid w:val="001010DF"/>
    <w:rsid w:val="00101B36"/>
    <w:rsid w:val="0010303F"/>
    <w:rsid w:val="00104956"/>
    <w:rsid w:val="00107E02"/>
    <w:rsid w:val="00107F09"/>
    <w:rsid w:val="00112063"/>
    <w:rsid w:val="00112DB7"/>
    <w:rsid w:val="00113BCC"/>
    <w:rsid w:val="00114F59"/>
    <w:rsid w:val="001208C8"/>
    <w:rsid w:val="0012134A"/>
    <w:rsid w:val="00122887"/>
    <w:rsid w:val="00122900"/>
    <w:rsid w:val="001239C6"/>
    <w:rsid w:val="00123E06"/>
    <w:rsid w:val="00125622"/>
    <w:rsid w:val="001257C5"/>
    <w:rsid w:val="00127556"/>
    <w:rsid w:val="00130793"/>
    <w:rsid w:val="00133599"/>
    <w:rsid w:val="001345AE"/>
    <w:rsid w:val="0013597D"/>
    <w:rsid w:val="001369EC"/>
    <w:rsid w:val="00141532"/>
    <w:rsid w:val="00141787"/>
    <w:rsid w:val="001431A9"/>
    <w:rsid w:val="00143FAB"/>
    <w:rsid w:val="001461A2"/>
    <w:rsid w:val="00146360"/>
    <w:rsid w:val="0014678F"/>
    <w:rsid w:val="00147389"/>
    <w:rsid w:val="00151478"/>
    <w:rsid w:val="00151C3D"/>
    <w:rsid w:val="001536DC"/>
    <w:rsid w:val="00153D12"/>
    <w:rsid w:val="00154BD6"/>
    <w:rsid w:val="00156038"/>
    <w:rsid w:val="0015756B"/>
    <w:rsid w:val="0015762F"/>
    <w:rsid w:val="001606CD"/>
    <w:rsid w:val="00160F4D"/>
    <w:rsid w:val="001644F5"/>
    <w:rsid w:val="00165DBA"/>
    <w:rsid w:val="0017289A"/>
    <w:rsid w:val="0017441E"/>
    <w:rsid w:val="00177592"/>
    <w:rsid w:val="00180D46"/>
    <w:rsid w:val="00181BD5"/>
    <w:rsid w:val="00181F17"/>
    <w:rsid w:val="00182C64"/>
    <w:rsid w:val="00182CA0"/>
    <w:rsid w:val="00184883"/>
    <w:rsid w:val="0018793B"/>
    <w:rsid w:val="00192549"/>
    <w:rsid w:val="00195B93"/>
    <w:rsid w:val="00196F52"/>
    <w:rsid w:val="0019763C"/>
    <w:rsid w:val="001A17EA"/>
    <w:rsid w:val="001A1E46"/>
    <w:rsid w:val="001A3316"/>
    <w:rsid w:val="001A4543"/>
    <w:rsid w:val="001A64B5"/>
    <w:rsid w:val="001B09A9"/>
    <w:rsid w:val="001B30A4"/>
    <w:rsid w:val="001B3BE9"/>
    <w:rsid w:val="001B3D37"/>
    <w:rsid w:val="001B5DDA"/>
    <w:rsid w:val="001C1450"/>
    <w:rsid w:val="001C6F55"/>
    <w:rsid w:val="001D0BDB"/>
    <w:rsid w:val="001D3BA9"/>
    <w:rsid w:val="001D4D44"/>
    <w:rsid w:val="001D5161"/>
    <w:rsid w:val="001D6F98"/>
    <w:rsid w:val="001E4942"/>
    <w:rsid w:val="001E5BB3"/>
    <w:rsid w:val="001E6D8C"/>
    <w:rsid w:val="001E6FF9"/>
    <w:rsid w:val="001F1B0F"/>
    <w:rsid w:val="001F254A"/>
    <w:rsid w:val="001F35A0"/>
    <w:rsid w:val="001F3A3B"/>
    <w:rsid w:val="001F3AE6"/>
    <w:rsid w:val="001F5867"/>
    <w:rsid w:val="00204BBB"/>
    <w:rsid w:val="0020665F"/>
    <w:rsid w:val="00206879"/>
    <w:rsid w:val="002070BA"/>
    <w:rsid w:val="00207638"/>
    <w:rsid w:val="002113F6"/>
    <w:rsid w:val="002147F6"/>
    <w:rsid w:val="00215884"/>
    <w:rsid w:val="0021686F"/>
    <w:rsid w:val="00216A1A"/>
    <w:rsid w:val="00222E5F"/>
    <w:rsid w:val="00222EC2"/>
    <w:rsid w:val="002256A7"/>
    <w:rsid w:val="002260E4"/>
    <w:rsid w:val="00230CBC"/>
    <w:rsid w:val="00231A6D"/>
    <w:rsid w:val="00231E1A"/>
    <w:rsid w:val="00231FEB"/>
    <w:rsid w:val="00236E67"/>
    <w:rsid w:val="00240493"/>
    <w:rsid w:val="00241E43"/>
    <w:rsid w:val="002501E6"/>
    <w:rsid w:val="00251442"/>
    <w:rsid w:val="0025261C"/>
    <w:rsid w:val="00253418"/>
    <w:rsid w:val="00254B5A"/>
    <w:rsid w:val="00255BD7"/>
    <w:rsid w:val="00255E84"/>
    <w:rsid w:val="0025640E"/>
    <w:rsid w:val="002606AC"/>
    <w:rsid w:val="00264209"/>
    <w:rsid w:val="00265ACA"/>
    <w:rsid w:val="00270C00"/>
    <w:rsid w:val="00270E29"/>
    <w:rsid w:val="0027596C"/>
    <w:rsid w:val="002766B4"/>
    <w:rsid w:val="002774E5"/>
    <w:rsid w:val="00280211"/>
    <w:rsid w:val="00280AD5"/>
    <w:rsid w:val="00281F98"/>
    <w:rsid w:val="00283312"/>
    <w:rsid w:val="00291416"/>
    <w:rsid w:val="00291468"/>
    <w:rsid w:val="002915FB"/>
    <w:rsid w:val="00291AFC"/>
    <w:rsid w:val="00292079"/>
    <w:rsid w:val="002952BB"/>
    <w:rsid w:val="0029746C"/>
    <w:rsid w:val="002975B8"/>
    <w:rsid w:val="00297663"/>
    <w:rsid w:val="002A2D5F"/>
    <w:rsid w:val="002A3539"/>
    <w:rsid w:val="002A42CC"/>
    <w:rsid w:val="002A638D"/>
    <w:rsid w:val="002A707E"/>
    <w:rsid w:val="002B0D33"/>
    <w:rsid w:val="002B10B3"/>
    <w:rsid w:val="002B23DE"/>
    <w:rsid w:val="002B3063"/>
    <w:rsid w:val="002B31E1"/>
    <w:rsid w:val="002B3C42"/>
    <w:rsid w:val="002B5C96"/>
    <w:rsid w:val="002B5DDC"/>
    <w:rsid w:val="002B70F2"/>
    <w:rsid w:val="002C4980"/>
    <w:rsid w:val="002C7808"/>
    <w:rsid w:val="002D0046"/>
    <w:rsid w:val="002D1CB3"/>
    <w:rsid w:val="002D4204"/>
    <w:rsid w:val="002D5EA8"/>
    <w:rsid w:val="002D6AA9"/>
    <w:rsid w:val="002E0C4F"/>
    <w:rsid w:val="002E1D5A"/>
    <w:rsid w:val="002F0FC6"/>
    <w:rsid w:val="002F14D3"/>
    <w:rsid w:val="002F4E40"/>
    <w:rsid w:val="002F5501"/>
    <w:rsid w:val="00303BAE"/>
    <w:rsid w:val="003045EE"/>
    <w:rsid w:val="0030460A"/>
    <w:rsid w:val="00306FB1"/>
    <w:rsid w:val="00307915"/>
    <w:rsid w:val="00312E08"/>
    <w:rsid w:val="00316B54"/>
    <w:rsid w:val="003176A8"/>
    <w:rsid w:val="003177A2"/>
    <w:rsid w:val="00320C12"/>
    <w:rsid w:val="00320E63"/>
    <w:rsid w:val="00321858"/>
    <w:rsid w:val="00322A28"/>
    <w:rsid w:val="00325DFE"/>
    <w:rsid w:val="00326DFA"/>
    <w:rsid w:val="00330F94"/>
    <w:rsid w:val="003317E4"/>
    <w:rsid w:val="003322EB"/>
    <w:rsid w:val="00333006"/>
    <w:rsid w:val="0033369D"/>
    <w:rsid w:val="00333B98"/>
    <w:rsid w:val="00334F07"/>
    <w:rsid w:val="003367D7"/>
    <w:rsid w:val="0033724B"/>
    <w:rsid w:val="00340372"/>
    <w:rsid w:val="0034243A"/>
    <w:rsid w:val="0034371F"/>
    <w:rsid w:val="00343AD9"/>
    <w:rsid w:val="003449AF"/>
    <w:rsid w:val="00345D6E"/>
    <w:rsid w:val="00347F95"/>
    <w:rsid w:val="00350891"/>
    <w:rsid w:val="00351242"/>
    <w:rsid w:val="00352F29"/>
    <w:rsid w:val="00353280"/>
    <w:rsid w:val="00355023"/>
    <w:rsid w:val="003550BE"/>
    <w:rsid w:val="00356C56"/>
    <w:rsid w:val="003634FE"/>
    <w:rsid w:val="00363AC2"/>
    <w:rsid w:val="00364903"/>
    <w:rsid w:val="00366135"/>
    <w:rsid w:val="003675AF"/>
    <w:rsid w:val="003677DA"/>
    <w:rsid w:val="0036798F"/>
    <w:rsid w:val="003700DE"/>
    <w:rsid w:val="0037024F"/>
    <w:rsid w:val="00373666"/>
    <w:rsid w:val="00374FF0"/>
    <w:rsid w:val="00375E46"/>
    <w:rsid w:val="00376E11"/>
    <w:rsid w:val="00377492"/>
    <w:rsid w:val="0038164D"/>
    <w:rsid w:val="00381B1B"/>
    <w:rsid w:val="00385A2B"/>
    <w:rsid w:val="00386F47"/>
    <w:rsid w:val="00387B34"/>
    <w:rsid w:val="003921B8"/>
    <w:rsid w:val="003925E4"/>
    <w:rsid w:val="00396F82"/>
    <w:rsid w:val="003A05F7"/>
    <w:rsid w:val="003A165E"/>
    <w:rsid w:val="003A259C"/>
    <w:rsid w:val="003A3550"/>
    <w:rsid w:val="003A4178"/>
    <w:rsid w:val="003A5D07"/>
    <w:rsid w:val="003B0052"/>
    <w:rsid w:val="003B0915"/>
    <w:rsid w:val="003B19E4"/>
    <w:rsid w:val="003B4B39"/>
    <w:rsid w:val="003C02DE"/>
    <w:rsid w:val="003C05C4"/>
    <w:rsid w:val="003C0A61"/>
    <w:rsid w:val="003C179B"/>
    <w:rsid w:val="003C39D3"/>
    <w:rsid w:val="003C5FB5"/>
    <w:rsid w:val="003D53A5"/>
    <w:rsid w:val="003D58BD"/>
    <w:rsid w:val="003D5B04"/>
    <w:rsid w:val="003D7501"/>
    <w:rsid w:val="003E027A"/>
    <w:rsid w:val="003E0A83"/>
    <w:rsid w:val="003E1A41"/>
    <w:rsid w:val="003E4310"/>
    <w:rsid w:val="003E4B1E"/>
    <w:rsid w:val="003E6604"/>
    <w:rsid w:val="003F42CA"/>
    <w:rsid w:val="003F4D64"/>
    <w:rsid w:val="003F4E11"/>
    <w:rsid w:val="003F52FD"/>
    <w:rsid w:val="003F5891"/>
    <w:rsid w:val="003F773C"/>
    <w:rsid w:val="00400303"/>
    <w:rsid w:val="00407054"/>
    <w:rsid w:val="004109A4"/>
    <w:rsid w:val="00410E5B"/>
    <w:rsid w:val="0041129F"/>
    <w:rsid w:val="004144F2"/>
    <w:rsid w:val="00414C22"/>
    <w:rsid w:val="004205FD"/>
    <w:rsid w:val="00420B36"/>
    <w:rsid w:val="00421E74"/>
    <w:rsid w:val="004233D5"/>
    <w:rsid w:val="0042424F"/>
    <w:rsid w:val="00430482"/>
    <w:rsid w:val="00433084"/>
    <w:rsid w:val="0043381D"/>
    <w:rsid w:val="00433B52"/>
    <w:rsid w:val="00435898"/>
    <w:rsid w:val="00437916"/>
    <w:rsid w:val="00442189"/>
    <w:rsid w:val="00442343"/>
    <w:rsid w:val="00446392"/>
    <w:rsid w:val="00446ECC"/>
    <w:rsid w:val="004511E3"/>
    <w:rsid w:val="00454271"/>
    <w:rsid w:val="004556B5"/>
    <w:rsid w:val="00456BC2"/>
    <w:rsid w:val="00457020"/>
    <w:rsid w:val="0045727C"/>
    <w:rsid w:val="00457ECD"/>
    <w:rsid w:val="00460F48"/>
    <w:rsid w:val="00461497"/>
    <w:rsid w:val="00461F50"/>
    <w:rsid w:val="0046454A"/>
    <w:rsid w:val="00464712"/>
    <w:rsid w:val="004663B0"/>
    <w:rsid w:val="00467084"/>
    <w:rsid w:val="0046744A"/>
    <w:rsid w:val="004709AC"/>
    <w:rsid w:val="00471DEA"/>
    <w:rsid w:val="00472D38"/>
    <w:rsid w:val="004753A2"/>
    <w:rsid w:val="004762A9"/>
    <w:rsid w:val="004773BA"/>
    <w:rsid w:val="004778AC"/>
    <w:rsid w:val="00477EBE"/>
    <w:rsid w:val="00480224"/>
    <w:rsid w:val="0048642A"/>
    <w:rsid w:val="00486814"/>
    <w:rsid w:val="00495F28"/>
    <w:rsid w:val="004971D5"/>
    <w:rsid w:val="004A092E"/>
    <w:rsid w:val="004A4A67"/>
    <w:rsid w:val="004A6EF7"/>
    <w:rsid w:val="004B07F4"/>
    <w:rsid w:val="004B372C"/>
    <w:rsid w:val="004B6658"/>
    <w:rsid w:val="004C2CB7"/>
    <w:rsid w:val="004C439D"/>
    <w:rsid w:val="004C5E53"/>
    <w:rsid w:val="004C7383"/>
    <w:rsid w:val="004C79D9"/>
    <w:rsid w:val="004D1C78"/>
    <w:rsid w:val="004D3966"/>
    <w:rsid w:val="004D39DE"/>
    <w:rsid w:val="004D773D"/>
    <w:rsid w:val="004E229D"/>
    <w:rsid w:val="004E2801"/>
    <w:rsid w:val="004F117E"/>
    <w:rsid w:val="004F16D1"/>
    <w:rsid w:val="004F59EE"/>
    <w:rsid w:val="004F6AA9"/>
    <w:rsid w:val="00500E3D"/>
    <w:rsid w:val="0050152E"/>
    <w:rsid w:val="00503F11"/>
    <w:rsid w:val="005061A6"/>
    <w:rsid w:val="00507095"/>
    <w:rsid w:val="00512DFA"/>
    <w:rsid w:val="005139BF"/>
    <w:rsid w:val="00514F1B"/>
    <w:rsid w:val="00514F44"/>
    <w:rsid w:val="005154C4"/>
    <w:rsid w:val="00515668"/>
    <w:rsid w:val="005160D7"/>
    <w:rsid w:val="005236CD"/>
    <w:rsid w:val="00525BBD"/>
    <w:rsid w:val="00527931"/>
    <w:rsid w:val="00530563"/>
    <w:rsid w:val="00533E88"/>
    <w:rsid w:val="005344D6"/>
    <w:rsid w:val="00535AF9"/>
    <w:rsid w:val="00535B4F"/>
    <w:rsid w:val="00535F22"/>
    <w:rsid w:val="005371C6"/>
    <w:rsid w:val="00537836"/>
    <w:rsid w:val="00537953"/>
    <w:rsid w:val="005450DF"/>
    <w:rsid w:val="00546B93"/>
    <w:rsid w:val="00553094"/>
    <w:rsid w:val="0055571F"/>
    <w:rsid w:val="00555EAB"/>
    <w:rsid w:val="0055773A"/>
    <w:rsid w:val="00557E79"/>
    <w:rsid w:val="00561D6D"/>
    <w:rsid w:val="00562829"/>
    <w:rsid w:val="00564851"/>
    <w:rsid w:val="00567E16"/>
    <w:rsid w:val="00570058"/>
    <w:rsid w:val="005712BF"/>
    <w:rsid w:val="005721FB"/>
    <w:rsid w:val="0057276B"/>
    <w:rsid w:val="00572B06"/>
    <w:rsid w:val="00572C3E"/>
    <w:rsid w:val="005760FF"/>
    <w:rsid w:val="00580248"/>
    <w:rsid w:val="0058089E"/>
    <w:rsid w:val="00580DB3"/>
    <w:rsid w:val="005835DA"/>
    <w:rsid w:val="00585D94"/>
    <w:rsid w:val="0058624D"/>
    <w:rsid w:val="00590E82"/>
    <w:rsid w:val="00594495"/>
    <w:rsid w:val="00594A77"/>
    <w:rsid w:val="0059783F"/>
    <w:rsid w:val="005A1BF2"/>
    <w:rsid w:val="005A2BA0"/>
    <w:rsid w:val="005A4A9A"/>
    <w:rsid w:val="005B33A1"/>
    <w:rsid w:val="005B48AD"/>
    <w:rsid w:val="005B7A90"/>
    <w:rsid w:val="005C05EB"/>
    <w:rsid w:val="005C065B"/>
    <w:rsid w:val="005C1068"/>
    <w:rsid w:val="005C4EAE"/>
    <w:rsid w:val="005C5CC5"/>
    <w:rsid w:val="005C7160"/>
    <w:rsid w:val="005D065A"/>
    <w:rsid w:val="005D0E0F"/>
    <w:rsid w:val="005D1846"/>
    <w:rsid w:val="005D731A"/>
    <w:rsid w:val="005E3717"/>
    <w:rsid w:val="005E42B3"/>
    <w:rsid w:val="005E4A09"/>
    <w:rsid w:val="005E64F1"/>
    <w:rsid w:val="005E6F58"/>
    <w:rsid w:val="005F1C58"/>
    <w:rsid w:val="005F266B"/>
    <w:rsid w:val="005F2EF9"/>
    <w:rsid w:val="005F4574"/>
    <w:rsid w:val="005F65D2"/>
    <w:rsid w:val="005F6CB0"/>
    <w:rsid w:val="005F6D4E"/>
    <w:rsid w:val="005F7EAB"/>
    <w:rsid w:val="005F7EFF"/>
    <w:rsid w:val="006016B4"/>
    <w:rsid w:val="006025DD"/>
    <w:rsid w:val="0060402A"/>
    <w:rsid w:val="006048DB"/>
    <w:rsid w:val="00604AEB"/>
    <w:rsid w:val="00605EF7"/>
    <w:rsid w:val="00606BA7"/>
    <w:rsid w:val="00606E56"/>
    <w:rsid w:val="00610247"/>
    <w:rsid w:val="00611645"/>
    <w:rsid w:val="00611A7D"/>
    <w:rsid w:val="00612DD9"/>
    <w:rsid w:val="0061300F"/>
    <w:rsid w:val="00615424"/>
    <w:rsid w:val="00620FCF"/>
    <w:rsid w:val="0062283E"/>
    <w:rsid w:val="00622DEE"/>
    <w:rsid w:val="00623609"/>
    <w:rsid w:val="00625270"/>
    <w:rsid w:val="006265FE"/>
    <w:rsid w:val="00626B23"/>
    <w:rsid w:val="00626FC1"/>
    <w:rsid w:val="00626FE2"/>
    <w:rsid w:val="00627A58"/>
    <w:rsid w:val="0063128B"/>
    <w:rsid w:val="006326D4"/>
    <w:rsid w:val="00632F7C"/>
    <w:rsid w:val="006345E2"/>
    <w:rsid w:val="00634A31"/>
    <w:rsid w:val="00636263"/>
    <w:rsid w:val="006459BB"/>
    <w:rsid w:val="00645F33"/>
    <w:rsid w:val="00646112"/>
    <w:rsid w:val="006505B5"/>
    <w:rsid w:val="006533D1"/>
    <w:rsid w:val="00653D75"/>
    <w:rsid w:val="006541DF"/>
    <w:rsid w:val="00655A9B"/>
    <w:rsid w:val="00657C5C"/>
    <w:rsid w:val="00657CE9"/>
    <w:rsid w:val="00660F42"/>
    <w:rsid w:val="00661701"/>
    <w:rsid w:val="00661DAD"/>
    <w:rsid w:val="00665BD3"/>
    <w:rsid w:val="00666038"/>
    <w:rsid w:val="00666DDF"/>
    <w:rsid w:val="00667EA1"/>
    <w:rsid w:val="0067101A"/>
    <w:rsid w:val="006711E0"/>
    <w:rsid w:val="00672E34"/>
    <w:rsid w:val="00674835"/>
    <w:rsid w:val="00677658"/>
    <w:rsid w:val="00680C2E"/>
    <w:rsid w:val="0068215F"/>
    <w:rsid w:val="0068401A"/>
    <w:rsid w:val="006851EC"/>
    <w:rsid w:val="00685FA0"/>
    <w:rsid w:val="00686B37"/>
    <w:rsid w:val="00686BA3"/>
    <w:rsid w:val="006873C3"/>
    <w:rsid w:val="006877B1"/>
    <w:rsid w:val="006907A2"/>
    <w:rsid w:val="006908C5"/>
    <w:rsid w:val="00691C08"/>
    <w:rsid w:val="006925F0"/>
    <w:rsid w:val="006925F6"/>
    <w:rsid w:val="00692AA5"/>
    <w:rsid w:val="006933B4"/>
    <w:rsid w:val="00693D3C"/>
    <w:rsid w:val="006942BA"/>
    <w:rsid w:val="00695C53"/>
    <w:rsid w:val="0069664E"/>
    <w:rsid w:val="006A040C"/>
    <w:rsid w:val="006A04BF"/>
    <w:rsid w:val="006A0B2C"/>
    <w:rsid w:val="006A1A38"/>
    <w:rsid w:val="006A711D"/>
    <w:rsid w:val="006B0731"/>
    <w:rsid w:val="006B3E71"/>
    <w:rsid w:val="006B43F7"/>
    <w:rsid w:val="006B4830"/>
    <w:rsid w:val="006B7E45"/>
    <w:rsid w:val="006C13C8"/>
    <w:rsid w:val="006C1DA9"/>
    <w:rsid w:val="006C5258"/>
    <w:rsid w:val="006C648A"/>
    <w:rsid w:val="006D15C9"/>
    <w:rsid w:val="006D1CA9"/>
    <w:rsid w:val="006D27E8"/>
    <w:rsid w:val="006D2E40"/>
    <w:rsid w:val="006D6B44"/>
    <w:rsid w:val="006D74E3"/>
    <w:rsid w:val="006E07C8"/>
    <w:rsid w:val="006E3D2E"/>
    <w:rsid w:val="006E40C0"/>
    <w:rsid w:val="006E47A9"/>
    <w:rsid w:val="006E48F5"/>
    <w:rsid w:val="006E4DED"/>
    <w:rsid w:val="006E6AA6"/>
    <w:rsid w:val="006E7372"/>
    <w:rsid w:val="006F0A3B"/>
    <w:rsid w:val="006F4A3F"/>
    <w:rsid w:val="006F529E"/>
    <w:rsid w:val="006F74DE"/>
    <w:rsid w:val="006F7C63"/>
    <w:rsid w:val="00700DBA"/>
    <w:rsid w:val="00700F3A"/>
    <w:rsid w:val="007013F4"/>
    <w:rsid w:val="0070394D"/>
    <w:rsid w:val="0070432C"/>
    <w:rsid w:val="00704EA4"/>
    <w:rsid w:val="0070535C"/>
    <w:rsid w:val="00711809"/>
    <w:rsid w:val="00711833"/>
    <w:rsid w:val="00715AEF"/>
    <w:rsid w:val="007203D1"/>
    <w:rsid w:val="00721BFB"/>
    <w:rsid w:val="00721F3F"/>
    <w:rsid w:val="007232B0"/>
    <w:rsid w:val="0072388C"/>
    <w:rsid w:val="0073291E"/>
    <w:rsid w:val="00732E9F"/>
    <w:rsid w:val="0073393A"/>
    <w:rsid w:val="007344E8"/>
    <w:rsid w:val="0073545C"/>
    <w:rsid w:val="00736769"/>
    <w:rsid w:val="00737222"/>
    <w:rsid w:val="007417CA"/>
    <w:rsid w:val="0074207E"/>
    <w:rsid w:val="007436B4"/>
    <w:rsid w:val="00745884"/>
    <w:rsid w:val="00746D31"/>
    <w:rsid w:val="0075342F"/>
    <w:rsid w:val="00753DC2"/>
    <w:rsid w:val="0075421A"/>
    <w:rsid w:val="00754C71"/>
    <w:rsid w:val="00756232"/>
    <w:rsid w:val="00756C97"/>
    <w:rsid w:val="0076112C"/>
    <w:rsid w:val="007618A7"/>
    <w:rsid w:val="007619E3"/>
    <w:rsid w:val="00762A27"/>
    <w:rsid w:val="00762E55"/>
    <w:rsid w:val="00763ACF"/>
    <w:rsid w:val="0076418D"/>
    <w:rsid w:val="0076429D"/>
    <w:rsid w:val="007649BE"/>
    <w:rsid w:val="0076764A"/>
    <w:rsid w:val="00770BAC"/>
    <w:rsid w:val="00771480"/>
    <w:rsid w:val="00771D12"/>
    <w:rsid w:val="00772D1A"/>
    <w:rsid w:val="00772F5B"/>
    <w:rsid w:val="007735FE"/>
    <w:rsid w:val="007745BE"/>
    <w:rsid w:val="00774BB2"/>
    <w:rsid w:val="0078086A"/>
    <w:rsid w:val="00781536"/>
    <w:rsid w:val="00782A64"/>
    <w:rsid w:val="00784EAE"/>
    <w:rsid w:val="0078547E"/>
    <w:rsid w:val="00791D5C"/>
    <w:rsid w:val="00792D3E"/>
    <w:rsid w:val="00793716"/>
    <w:rsid w:val="00793952"/>
    <w:rsid w:val="007941BF"/>
    <w:rsid w:val="00795024"/>
    <w:rsid w:val="00795AA0"/>
    <w:rsid w:val="00795BF9"/>
    <w:rsid w:val="00797333"/>
    <w:rsid w:val="007A0E97"/>
    <w:rsid w:val="007A1E5E"/>
    <w:rsid w:val="007A1F13"/>
    <w:rsid w:val="007A5D8D"/>
    <w:rsid w:val="007A63F5"/>
    <w:rsid w:val="007A7D3A"/>
    <w:rsid w:val="007B3E62"/>
    <w:rsid w:val="007B4348"/>
    <w:rsid w:val="007C0547"/>
    <w:rsid w:val="007C1CAC"/>
    <w:rsid w:val="007C3E02"/>
    <w:rsid w:val="007C7D47"/>
    <w:rsid w:val="007C7F31"/>
    <w:rsid w:val="007D48BE"/>
    <w:rsid w:val="007D5031"/>
    <w:rsid w:val="007D7FA1"/>
    <w:rsid w:val="007E02BD"/>
    <w:rsid w:val="007F0F6E"/>
    <w:rsid w:val="007F2A33"/>
    <w:rsid w:val="007F3393"/>
    <w:rsid w:val="007F33C9"/>
    <w:rsid w:val="007F3517"/>
    <w:rsid w:val="007F5555"/>
    <w:rsid w:val="007F65D0"/>
    <w:rsid w:val="007F6DEF"/>
    <w:rsid w:val="0080286F"/>
    <w:rsid w:val="00802EB3"/>
    <w:rsid w:val="00805735"/>
    <w:rsid w:val="008066A4"/>
    <w:rsid w:val="00810015"/>
    <w:rsid w:val="0081221F"/>
    <w:rsid w:val="008152F7"/>
    <w:rsid w:val="00815D0D"/>
    <w:rsid w:val="008177FB"/>
    <w:rsid w:val="008200F3"/>
    <w:rsid w:val="00820D0C"/>
    <w:rsid w:val="008236A9"/>
    <w:rsid w:val="00831313"/>
    <w:rsid w:val="0083291E"/>
    <w:rsid w:val="00834114"/>
    <w:rsid w:val="0083428A"/>
    <w:rsid w:val="0083476B"/>
    <w:rsid w:val="00834D17"/>
    <w:rsid w:val="00837584"/>
    <w:rsid w:val="00841430"/>
    <w:rsid w:val="00843998"/>
    <w:rsid w:val="00850298"/>
    <w:rsid w:val="00850EE7"/>
    <w:rsid w:val="00851B7A"/>
    <w:rsid w:val="00851D76"/>
    <w:rsid w:val="0085247B"/>
    <w:rsid w:val="00853475"/>
    <w:rsid w:val="00861D49"/>
    <w:rsid w:val="00862308"/>
    <w:rsid w:val="008627A0"/>
    <w:rsid w:val="00862F16"/>
    <w:rsid w:val="008646AA"/>
    <w:rsid w:val="008656DB"/>
    <w:rsid w:val="00870337"/>
    <w:rsid w:val="00871E83"/>
    <w:rsid w:val="00873B78"/>
    <w:rsid w:val="00876D9E"/>
    <w:rsid w:val="0088049E"/>
    <w:rsid w:val="00881072"/>
    <w:rsid w:val="00882390"/>
    <w:rsid w:val="00884316"/>
    <w:rsid w:val="00887C1C"/>
    <w:rsid w:val="008900E1"/>
    <w:rsid w:val="0089317B"/>
    <w:rsid w:val="00893563"/>
    <w:rsid w:val="008963DA"/>
    <w:rsid w:val="00896EF3"/>
    <w:rsid w:val="008976C3"/>
    <w:rsid w:val="008A1E22"/>
    <w:rsid w:val="008A2AF6"/>
    <w:rsid w:val="008A3704"/>
    <w:rsid w:val="008A3AA5"/>
    <w:rsid w:val="008A561C"/>
    <w:rsid w:val="008A5D0A"/>
    <w:rsid w:val="008A63B5"/>
    <w:rsid w:val="008B3413"/>
    <w:rsid w:val="008B6950"/>
    <w:rsid w:val="008C14D0"/>
    <w:rsid w:val="008D0F37"/>
    <w:rsid w:val="008D125B"/>
    <w:rsid w:val="008D44D5"/>
    <w:rsid w:val="008D5FBD"/>
    <w:rsid w:val="008D6752"/>
    <w:rsid w:val="008D6D11"/>
    <w:rsid w:val="008E0283"/>
    <w:rsid w:val="008E0717"/>
    <w:rsid w:val="008E1E55"/>
    <w:rsid w:val="008E4102"/>
    <w:rsid w:val="008E4EBE"/>
    <w:rsid w:val="008E5620"/>
    <w:rsid w:val="008E706F"/>
    <w:rsid w:val="008E7D45"/>
    <w:rsid w:val="008F1BAD"/>
    <w:rsid w:val="008F3FFA"/>
    <w:rsid w:val="008F709D"/>
    <w:rsid w:val="009003F2"/>
    <w:rsid w:val="0090134C"/>
    <w:rsid w:val="00906D46"/>
    <w:rsid w:val="0091060B"/>
    <w:rsid w:val="009145D9"/>
    <w:rsid w:val="00921116"/>
    <w:rsid w:val="009211B1"/>
    <w:rsid w:val="00921A8F"/>
    <w:rsid w:val="0092357F"/>
    <w:rsid w:val="009246FE"/>
    <w:rsid w:val="00926A40"/>
    <w:rsid w:val="00926BBC"/>
    <w:rsid w:val="00927286"/>
    <w:rsid w:val="009272BF"/>
    <w:rsid w:val="00927AA9"/>
    <w:rsid w:val="00930745"/>
    <w:rsid w:val="00931B52"/>
    <w:rsid w:val="00931ED1"/>
    <w:rsid w:val="0093684A"/>
    <w:rsid w:val="00937B3B"/>
    <w:rsid w:val="009405D5"/>
    <w:rsid w:val="00945547"/>
    <w:rsid w:val="009460E3"/>
    <w:rsid w:val="00947548"/>
    <w:rsid w:val="009531CF"/>
    <w:rsid w:val="009545BB"/>
    <w:rsid w:val="009546D3"/>
    <w:rsid w:val="00954BF5"/>
    <w:rsid w:val="00955422"/>
    <w:rsid w:val="00955E99"/>
    <w:rsid w:val="00956230"/>
    <w:rsid w:val="00956ADC"/>
    <w:rsid w:val="00961F82"/>
    <w:rsid w:val="00967066"/>
    <w:rsid w:val="00967A5F"/>
    <w:rsid w:val="009705C2"/>
    <w:rsid w:val="0097343B"/>
    <w:rsid w:val="0097457C"/>
    <w:rsid w:val="00976407"/>
    <w:rsid w:val="00980B75"/>
    <w:rsid w:val="0098154E"/>
    <w:rsid w:val="00985E9C"/>
    <w:rsid w:val="00985EEA"/>
    <w:rsid w:val="00987E1F"/>
    <w:rsid w:val="009946AA"/>
    <w:rsid w:val="00994AF6"/>
    <w:rsid w:val="00995F64"/>
    <w:rsid w:val="009A2001"/>
    <w:rsid w:val="009A2BB2"/>
    <w:rsid w:val="009A4BF3"/>
    <w:rsid w:val="009B1C19"/>
    <w:rsid w:val="009B3286"/>
    <w:rsid w:val="009B575F"/>
    <w:rsid w:val="009B5B04"/>
    <w:rsid w:val="009B5CBE"/>
    <w:rsid w:val="009B5D0F"/>
    <w:rsid w:val="009C1542"/>
    <w:rsid w:val="009C2049"/>
    <w:rsid w:val="009C3A7F"/>
    <w:rsid w:val="009C6500"/>
    <w:rsid w:val="009D05CF"/>
    <w:rsid w:val="009D1153"/>
    <w:rsid w:val="009D20F8"/>
    <w:rsid w:val="009D3445"/>
    <w:rsid w:val="009D464A"/>
    <w:rsid w:val="009D46B0"/>
    <w:rsid w:val="009D5164"/>
    <w:rsid w:val="009D7448"/>
    <w:rsid w:val="009D7B0B"/>
    <w:rsid w:val="009E060F"/>
    <w:rsid w:val="009E10B8"/>
    <w:rsid w:val="009E4D08"/>
    <w:rsid w:val="009E6B2E"/>
    <w:rsid w:val="009E7968"/>
    <w:rsid w:val="009F0E20"/>
    <w:rsid w:val="009F2010"/>
    <w:rsid w:val="009F2DC5"/>
    <w:rsid w:val="009F58C8"/>
    <w:rsid w:val="009F72AF"/>
    <w:rsid w:val="009F72D4"/>
    <w:rsid w:val="009F755D"/>
    <w:rsid w:val="00A00358"/>
    <w:rsid w:val="00A00910"/>
    <w:rsid w:val="00A026B3"/>
    <w:rsid w:val="00A033C6"/>
    <w:rsid w:val="00A04A68"/>
    <w:rsid w:val="00A07DF0"/>
    <w:rsid w:val="00A10427"/>
    <w:rsid w:val="00A1112E"/>
    <w:rsid w:val="00A12D60"/>
    <w:rsid w:val="00A13B76"/>
    <w:rsid w:val="00A1705A"/>
    <w:rsid w:val="00A17E8B"/>
    <w:rsid w:val="00A20E3E"/>
    <w:rsid w:val="00A217C8"/>
    <w:rsid w:val="00A2300A"/>
    <w:rsid w:val="00A236A6"/>
    <w:rsid w:val="00A23B40"/>
    <w:rsid w:val="00A25350"/>
    <w:rsid w:val="00A263A7"/>
    <w:rsid w:val="00A2731B"/>
    <w:rsid w:val="00A322E0"/>
    <w:rsid w:val="00A32BB1"/>
    <w:rsid w:val="00A32D59"/>
    <w:rsid w:val="00A34F4B"/>
    <w:rsid w:val="00A35B22"/>
    <w:rsid w:val="00A36213"/>
    <w:rsid w:val="00A37B8C"/>
    <w:rsid w:val="00A40B05"/>
    <w:rsid w:val="00A4411E"/>
    <w:rsid w:val="00A462E0"/>
    <w:rsid w:val="00A46486"/>
    <w:rsid w:val="00A476D8"/>
    <w:rsid w:val="00A47DA8"/>
    <w:rsid w:val="00A503E4"/>
    <w:rsid w:val="00A522A2"/>
    <w:rsid w:val="00A54B17"/>
    <w:rsid w:val="00A5539B"/>
    <w:rsid w:val="00A5650C"/>
    <w:rsid w:val="00A570F6"/>
    <w:rsid w:val="00A57F20"/>
    <w:rsid w:val="00A6249C"/>
    <w:rsid w:val="00A62524"/>
    <w:rsid w:val="00A6472E"/>
    <w:rsid w:val="00A6560A"/>
    <w:rsid w:val="00A6685B"/>
    <w:rsid w:val="00A67612"/>
    <w:rsid w:val="00A70714"/>
    <w:rsid w:val="00A71156"/>
    <w:rsid w:val="00A730D1"/>
    <w:rsid w:val="00A75188"/>
    <w:rsid w:val="00A77303"/>
    <w:rsid w:val="00A776B5"/>
    <w:rsid w:val="00A81404"/>
    <w:rsid w:val="00A82249"/>
    <w:rsid w:val="00A837FE"/>
    <w:rsid w:val="00A858AE"/>
    <w:rsid w:val="00A8756B"/>
    <w:rsid w:val="00A90B30"/>
    <w:rsid w:val="00A92F1D"/>
    <w:rsid w:val="00A9733B"/>
    <w:rsid w:val="00A97B4F"/>
    <w:rsid w:val="00AA0BDE"/>
    <w:rsid w:val="00AA1360"/>
    <w:rsid w:val="00AA18DD"/>
    <w:rsid w:val="00AA3371"/>
    <w:rsid w:val="00AA4490"/>
    <w:rsid w:val="00AB1104"/>
    <w:rsid w:val="00AB3F2A"/>
    <w:rsid w:val="00AB59D0"/>
    <w:rsid w:val="00AB73C2"/>
    <w:rsid w:val="00AC0AA6"/>
    <w:rsid w:val="00AC5544"/>
    <w:rsid w:val="00AC57FA"/>
    <w:rsid w:val="00AD24A4"/>
    <w:rsid w:val="00AD28B7"/>
    <w:rsid w:val="00AD2CC5"/>
    <w:rsid w:val="00AD3151"/>
    <w:rsid w:val="00AD4564"/>
    <w:rsid w:val="00AD4758"/>
    <w:rsid w:val="00AE0966"/>
    <w:rsid w:val="00AE1511"/>
    <w:rsid w:val="00AE4A6F"/>
    <w:rsid w:val="00AE55F4"/>
    <w:rsid w:val="00AE62B6"/>
    <w:rsid w:val="00AE66C4"/>
    <w:rsid w:val="00AE7B8A"/>
    <w:rsid w:val="00AF1A1C"/>
    <w:rsid w:val="00AF1BF4"/>
    <w:rsid w:val="00AF2FAF"/>
    <w:rsid w:val="00AF3780"/>
    <w:rsid w:val="00AF4163"/>
    <w:rsid w:val="00AF4225"/>
    <w:rsid w:val="00B0437E"/>
    <w:rsid w:val="00B045F0"/>
    <w:rsid w:val="00B045F9"/>
    <w:rsid w:val="00B07048"/>
    <w:rsid w:val="00B100A7"/>
    <w:rsid w:val="00B11CD9"/>
    <w:rsid w:val="00B16CD1"/>
    <w:rsid w:val="00B16DC5"/>
    <w:rsid w:val="00B17359"/>
    <w:rsid w:val="00B177C2"/>
    <w:rsid w:val="00B17AD4"/>
    <w:rsid w:val="00B21301"/>
    <w:rsid w:val="00B21323"/>
    <w:rsid w:val="00B25D99"/>
    <w:rsid w:val="00B30686"/>
    <w:rsid w:val="00B306D7"/>
    <w:rsid w:val="00B32452"/>
    <w:rsid w:val="00B33843"/>
    <w:rsid w:val="00B349AE"/>
    <w:rsid w:val="00B36D92"/>
    <w:rsid w:val="00B43E13"/>
    <w:rsid w:val="00B50BB1"/>
    <w:rsid w:val="00B5471B"/>
    <w:rsid w:val="00B55499"/>
    <w:rsid w:val="00B601DE"/>
    <w:rsid w:val="00B61267"/>
    <w:rsid w:val="00B61B86"/>
    <w:rsid w:val="00B6414D"/>
    <w:rsid w:val="00B64D65"/>
    <w:rsid w:val="00B65032"/>
    <w:rsid w:val="00B707F0"/>
    <w:rsid w:val="00B70A52"/>
    <w:rsid w:val="00B72BD6"/>
    <w:rsid w:val="00B763DE"/>
    <w:rsid w:val="00B7709E"/>
    <w:rsid w:val="00B800A4"/>
    <w:rsid w:val="00B82966"/>
    <w:rsid w:val="00B83CC2"/>
    <w:rsid w:val="00B83EF9"/>
    <w:rsid w:val="00B85789"/>
    <w:rsid w:val="00B85984"/>
    <w:rsid w:val="00B867D1"/>
    <w:rsid w:val="00B92D3A"/>
    <w:rsid w:val="00B93AF3"/>
    <w:rsid w:val="00B94C79"/>
    <w:rsid w:val="00B968C4"/>
    <w:rsid w:val="00BA001B"/>
    <w:rsid w:val="00BA1598"/>
    <w:rsid w:val="00BA26B9"/>
    <w:rsid w:val="00BA31BB"/>
    <w:rsid w:val="00BA555B"/>
    <w:rsid w:val="00BA5BDD"/>
    <w:rsid w:val="00BA6780"/>
    <w:rsid w:val="00BA77AA"/>
    <w:rsid w:val="00BB028C"/>
    <w:rsid w:val="00BB09DE"/>
    <w:rsid w:val="00BB1D59"/>
    <w:rsid w:val="00BB3EE2"/>
    <w:rsid w:val="00BB4A0E"/>
    <w:rsid w:val="00BB61B5"/>
    <w:rsid w:val="00BC10CC"/>
    <w:rsid w:val="00BC1156"/>
    <w:rsid w:val="00BC116B"/>
    <w:rsid w:val="00BC14A3"/>
    <w:rsid w:val="00BC14C8"/>
    <w:rsid w:val="00BC7427"/>
    <w:rsid w:val="00BD1576"/>
    <w:rsid w:val="00BD2442"/>
    <w:rsid w:val="00BD4857"/>
    <w:rsid w:val="00BD4A5E"/>
    <w:rsid w:val="00BD63CA"/>
    <w:rsid w:val="00BD6444"/>
    <w:rsid w:val="00BD79F6"/>
    <w:rsid w:val="00BE15D7"/>
    <w:rsid w:val="00BE1C70"/>
    <w:rsid w:val="00BE32D0"/>
    <w:rsid w:val="00BE6813"/>
    <w:rsid w:val="00BE7CB1"/>
    <w:rsid w:val="00BE7D58"/>
    <w:rsid w:val="00BF19A0"/>
    <w:rsid w:val="00BF1B73"/>
    <w:rsid w:val="00BF2ADA"/>
    <w:rsid w:val="00BF4321"/>
    <w:rsid w:val="00BF5BE0"/>
    <w:rsid w:val="00C02C04"/>
    <w:rsid w:val="00C03242"/>
    <w:rsid w:val="00C043F7"/>
    <w:rsid w:val="00C05022"/>
    <w:rsid w:val="00C12536"/>
    <w:rsid w:val="00C127BD"/>
    <w:rsid w:val="00C1303B"/>
    <w:rsid w:val="00C13A68"/>
    <w:rsid w:val="00C1470A"/>
    <w:rsid w:val="00C16C24"/>
    <w:rsid w:val="00C17B80"/>
    <w:rsid w:val="00C216AA"/>
    <w:rsid w:val="00C247CD"/>
    <w:rsid w:val="00C25351"/>
    <w:rsid w:val="00C2594F"/>
    <w:rsid w:val="00C320D6"/>
    <w:rsid w:val="00C32AFE"/>
    <w:rsid w:val="00C34107"/>
    <w:rsid w:val="00C3654D"/>
    <w:rsid w:val="00C401FD"/>
    <w:rsid w:val="00C429CE"/>
    <w:rsid w:val="00C42C4E"/>
    <w:rsid w:val="00C43DFC"/>
    <w:rsid w:val="00C441DB"/>
    <w:rsid w:val="00C4753D"/>
    <w:rsid w:val="00C500E9"/>
    <w:rsid w:val="00C50F77"/>
    <w:rsid w:val="00C53A81"/>
    <w:rsid w:val="00C55CA7"/>
    <w:rsid w:val="00C55FEF"/>
    <w:rsid w:val="00C5615C"/>
    <w:rsid w:val="00C572FE"/>
    <w:rsid w:val="00C60868"/>
    <w:rsid w:val="00C60C7D"/>
    <w:rsid w:val="00C648AF"/>
    <w:rsid w:val="00C66CA2"/>
    <w:rsid w:val="00C6717D"/>
    <w:rsid w:val="00C673CD"/>
    <w:rsid w:val="00C71241"/>
    <w:rsid w:val="00C8125B"/>
    <w:rsid w:val="00C82453"/>
    <w:rsid w:val="00C8636E"/>
    <w:rsid w:val="00C956D0"/>
    <w:rsid w:val="00C9573F"/>
    <w:rsid w:val="00C95C82"/>
    <w:rsid w:val="00CA0250"/>
    <w:rsid w:val="00CA2850"/>
    <w:rsid w:val="00CA29E7"/>
    <w:rsid w:val="00CA2B99"/>
    <w:rsid w:val="00CB0F45"/>
    <w:rsid w:val="00CB25A5"/>
    <w:rsid w:val="00CB3A06"/>
    <w:rsid w:val="00CC117A"/>
    <w:rsid w:val="00CC2FAC"/>
    <w:rsid w:val="00CC54D3"/>
    <w:rsid w:val="00CD2690"/>
    <w:rsid w:val="00CD5FCC"/>
    <w:rsid w:val="00CD684C"/>
    <w:rsid w:val="00CD765C"/>
    <w:rsid w:val="00CE01E7"/>
    <w:rsid w:val="00CE037C"/>
    <w:rsid w:val="00CE353F"/>
    <w:rsid w:val="00CE4032"/>
    <w:rsid w:val="00CE40A1"/>
    <w:rsid w:val="00CE4811"/>
    <w:rsid w:val="00CE50BA"/>
    <w:rsid w:val="00CE526C"/>
    <w:rsid w:val="00CE6D26"/>
    <w:rsid w:val="00CE7292"/>
    <w:rsid w:val="00CF0712"/>
    <w:rsid w:val="00CF07EF"/>
    <w:rsid w:val="00CF1BA0"/>
    <w:rsid w:val="00CF4A8F"/>
    <w:rsid w:val="00CF54E8"/>
    <w:rsid w:val="00D0181E"/>
    <w:rsid w:val="00D02A21"/>
    <w:rsid w:val="00D05237"/>
    <w:rsid w:val="00D06A80"/>
    <w:rsid w:val="00D1062B"/>
    <w:rsid w:val="00D12F4D"/>
    <w:rsid w:val="00D13F7A"/>
    <w:rsid w:val="00D14E60"/>
    <w:rsid w:val="00D14F98"/>
    <w:rsid w:val="00D15DEB"/>
    <w:rsid w:val="00D20ABC"/>
    <w:rsid w:val="00D20B09"/>
    <w:rsid w:val="00D21D3F"/>
    <w:rsid w:val="00D23632"/>
    <w:rsid w:val="00D26886"/>
    <w:rsid w:val="00D324B1"/>
    <w:rsid w:val="00D35D98"/>
    <w:rsid w:val="00D407B5"/>
    <w:rsid w:val="00D4186B"/>
    <w:rsid w:val="00D43DA2"/>
    <w:rsid w:val="00D44246"/>
    <w:rsid w:val="00D44DAA"/>
    <w:rsid w:val="00D45AD9"/>
    <w:rsid w:val="00D470BA"/>
    <w:rsid w:val="00D514F5"/>
    <w:rsid w:val="00D5271A"/>
    <w:rsid w:val="00D55BCC"/>
    <w:rsid w:val="00D5793D"/>
    <w:rsid w:val="00D60469"/>
    <w:rsid w:val="00D60AE6"/>
    <w:rsid w:val="00D615AB"/>
    <w:rsid w:val="00D6166C"/>
    <w:rsid w:val="00D62C37"/>
    <w:rsid w:val="00D637F5"/>
    <w:rsid w:val="00D63F2E"/>
    <w:rsid w:val="00D64479"/>
    <w:rsid w:val="00D6506E"/>
    <w:rsid w:val="00D6524C"/>
    <w:rsid w:val="00D65340"/>
    <w:rsid w:val="00D665F2"/>
    <w:rsid w:val="00D677AF"/>
    <w:rsid w:val="00D740B3"/>
    <w:rsid w:val="00D74A97"/>
    <w:rsid w:val="00D7719E"/>
    <w:rsid w:val="00D77BE7"/>
    <w:rsid w:val="00D8336C"/>
    <w:rsid w:val="00D84979"/>
    <w:rsid w:val="00D851EA"/>
    <w:rsid w:val="00D8587B"/>
    <w:rsid w:val="00D8647B"/>
    <w:rsid w:val="00D87764"/>
    <w:rsid w:val="00D87F72"/>
    <w:rsid w:val="00D90600"/>
    <w:rsid w:val="00D91A0D"/>
    <w:rsid w:val="00D93C85"/>
    <w:rsid w:val="00DA0323"/>
    <w:rsid w:val="00DA24D1"/>
    <w:rsid w:val="00DA4235"/>
    <w:rsid w:val="00DA5B6D"/>
    <w:rsid w:val="00DA6C65"/>
    <w:rsid w:val="00DA792F"/>
    <w:rsid w:val="00DB0EEC"/>
    <w:rsid w:val="00DB2553"/>
    <w:rsid w:val="00DB2DD6"/>
    <w:rsid w:val="00DB323A"/>
    <w:rsid w:val="00DB509D"/>
    <w:rsid w:val="00DC3F9E"/>
    <w:rsid w:val="00DD0741"/>
    <w:rsid w:val="00DD1437"/>
    <w:rsid w:val="00DD230C"/>
    <w:rsid w:val="00DD5410"/>
    <w:rsid w:val="00DD6A0C"/>
    <w:rsid w:val="00DD6C0F"/>
    <w:rsid w:val="00DD7013"/>
    <w:rsid w:val="00DE2456"/>
    <w:rsid w:val="00DE68EA"/>
    <w:rsid w:val="00DE6F87"/>
    <w:rsid w:val="00DE7776"/>
    <w:rsid w:val="00DE7A14"/>
    <w:rsid w:val="00DF0D0F"/>
    <w:rsid w:val="00DF2638"/>
    <w:rsid w:val="00DF4D57"/>
    <w:rsid w:val="00DF5636"/>
    <w:rsid w:val="00DF6A8B"/>
    <w:rsid w:val="00DF7B75"/>
    <w:rsid w:val="00E00D5D"/>
    <w:rsid w:val="00E01A33"/>
    <w:rsid w:val="00E01E6A"/>
    <w:rsid w:val="00E01F1A"/>
    <w:rsid w:val="00E031CE"/>
    <w:rsid w:val="00E03E46"/>
    <w:rsid w:val="00E05495"/>
    <w:rsid w:val="00E0669D"/>
    <w:rsid w:val="00E06F05"/>
    <w:rsid w:val="00E07A65"/>
    <w:rsid w:val="00E17CDD"/>
    <w:rsid w:val="00E20F38"/>
    <w:rsid w:val="00E24E96"/>
    <w:rsid w:val="00E252F1"/>
    <w:rsid w:val="00E25472"/>
    <w:rsid w:val="00E257EC"/>
    <w:rsid w:val="00E26332"/>
    <w:rsid w:val="00E303E4"/>
    <w:rsid w:val="00E3116E"/>
    <w:rsid w:val="00E3170F"/>
    <w:rsid w:val="00E3558E"/>
    <w:rsid w:val="00E3691B"/>
    <w:rsid w:val="00E37A19"/>
    <w:rsid w:val="00E419E3"/>
    <w:rsid w:val="00E441D0"/>
    <w:rsid w:val="00E45A85"/>
    <w:rsid w:val="00E46DDD"/>
    <w:rsid w:val="00E508A4"/>
    <w:rsid w:val="00E51676"/>
    <w:rsid w:val="00E53E05"/>
    <w:rsid w:val="00E556B1"/>
    <w:rsid w:val="00E565C9"/>
    <w:rsid w:val="00E56BA3"/>
    <w:rsid w:val="00E57D8B"/>
    <w:rsid w:val="00E612B6"/>
    <w:rsid w:val="00E6250D"/>
    <w:rsid w:val="00E62CCD"/>
    <w:rsid w:val="00E64FFD"/>
    <w:rsid w:val="00E65CA4"/>
    <w:rsid w:val="00E74C64"/>
    <w:rsid w:val="00E7515F"/>
    <w:rsid w:val="00E77E87"/>
    <w:rsid w:val="00E80361"/>
    <w:rsid w:val="00E8125C"/>
    <w:rsid w:val="00E848FA"/>
    <w:rsid w:val="00E9235C"/>
    <w:rsid w:val="00E924FC"/>
    <w:rsid w:val="00E947AB"/>
    <w:rsid w:val="00E95E87"/>
    <w:rsid w:val="00E96013"/>
    <w:rsid w:val="00EA29CF"/>
    <w:rsid w:val="00EA3F5D"/>
    <w:rsid w:val="00EA690C"/>
    <w:rsid w:val="00EA693C"/>
    <w:rsid w:val="00EB2875"/>
    <w:rsid w:val="00EB3285"/>
    <w:rsid w:val="00EB5851"/>
    <w:rsid w:val="00EC21AA"/>
    <w:rsid w:val="00EC2E6A"/>
    <w:rsid w:val="00EC5C39"/>
    <w:rsid w:val="00EC6C5F"/>
    <w:rsid w:val="00EC75D0"/>
    <w:rsid w:val="00ED087D"/>
    <w:rsid w:val="00ED2950"/>
    <w:rsid w:val="00ED2CBF"/>
    <w:rsid w:val="00ED57DF"/>
    <w:rsid w:val="00ED5D63"/>
    <w:rsid w:val="00ED7FA6"/>
    <w:rsid w:val="00EE1E88"/>
    <w:rsid w:val="00EE1EA8"/>
    <w:rsid w:val="00EE1EF1"/>
    <w:rsid w:val="00EE2219"/>
    <w:rsid w:val="00EE5388"/>
    <w:rsid w:val="00EE6304"/>
    <w:rsid w:val="00EE65AE"/>
    <w:rsid w:val="00EF1717"/>
    <w:rsid w:val="00EF4709"/>
    <w:rsid w:val="00EF4DA4"/>
    <w:rsid w:val="00EF5684"/>
    <w:rsid w:val="00EF6205"/>
    <w:rsid w:val="00EF6550"/>
    <w:rsid w:val="00EF6877"/>
    <w:rsid w:val="00EF7278"/>
    <w:rsid w:val="00F02AFA"/>
    <w:rsid w:val="00F048DA"/>
    <w:rsid w:val="00F049A8"/>
    <w:rsid w:val="00F06628"/>
    <w:rsid w:val="00F06850"/>
    <w:rsid w:val="00F07417"/>
    <w:rsid w:val="00F11B9A"/>
    <w:rsid w:val="00F12447"/>
    <w:rsid w:val="00F142D4"/>
    <w:rsid w:val="00F14765"/>
    <w:rsid w:val="00F21228"/>
    <w:rsid w:val="00F22D0B"/>
    <w:rsid w:val="00F23F64"/>
    <w:rsid w:val="00F25BA1"/>
    <w:rsid w:val="00F30452"/>
    <w:rsid w:val="00F30AB9"/>
    <w:rsid w:val="00F3114D"/>
    <w:rsid w:val="00F31EB4"/>
    <w:rsid w:val="00F32D44"/>
    <w:rsid w:val="00F33669"/>
    <w:rsid w:val="00F35DF6"/>
    <w:rsid w:val="00F35EE0"/>
    <w:rsid w:val="00F36525"/>
    <w:rsid w:val="00F4037C"/>
    <w:rsid w:val="00F46E88"/>
    <w:rsid w:val="00F500BE"/>
    <w:rsid w:val="00F521E4"/>
    <w:rsid w:val="00F54611"/>
    <w:rsid w:val="00F5651F"/>
    <w:rsid w:val="00F568A0"/>
    <w:rsid w:val="00F57945"/>
    <w:rsid w:val="00F60FA2"/>
    <w:rsid w:val="00F61428"/>
    <w:rsid w:val="00F61F06"/>
    <w:rsid w:val="00F630A4"/>
    <w:rsid w:val="00F64533"/>
    <w:rsid w:val="00F65647"/>
    <w:rsid w:val="00F65D8A"/>
    <w:rsid w:val="00F67E42"/>
    <w:rsid w:val="00F702CD"/>
    <w:rsid w:val="00F72788"/>
    <w:rsid w:val="00F72D89"/>
    <w:rsid w:val="00F73FB2"/>
    <w:rsid w:val="00F763D5"/>
    <w:rsid w:val="00F77813"/>
    <w:rsid w:val="00F804F5"/>
    <w:rsid w:val="00F84A7E"/>
    <w:rsid w:val="00F85072"/>
    <w:rsid w:val="00F85FF3"/>
    <w:rsid w:val="00F86971"/>
    <w:rsid w:val="00F90E28"/>
    <w:rsid w:val="00F9142E"/>
    <w:rsid w:val="00F91830"/>
    <w:rsid w:val="00F91C6C"/>
    <w:rsid w:val="00F9342C"/>
    <w:rsid w:val="00F93602"/>
    <w:rsid w:val="00F93609"/>
    <w:rsid w:val="00F97007"/>
    <w:rsid w:val="00F97DC3"/>
    <w:rsid w:val="00FA0D88"/>
    <w:rsid w:val="00FA53AE"/>
    <w:rsid w:val="00FA6A11"/>
    <w:rsid w:val="00FB019D"/>
    <w:rsid w:val="00FB0E2F"/>
    <w:rsid w:val="00FB174A"/>
    <w:rsid w:val="00FB5239"/>
    <w:rsid w:val="00FB5783"/>
    <w:rsid w:val="00FC2DDF"/>
    <w:rsid w:val="00FC40E1"/>
    <w:rsid w:val="00FC482C"/>
    <w:rsid w:val="00FC5411"/>
    <w:rsid w:val="00FC5E0D"/>
    <w:rsid w:val="00FD0336"/>
    <w:rsid w:val="00FD2E65"/>
    <w:rsid w:val="00FD6C5E"/>
    <w:rsid w:val="00FD72ED"/>
    <w:rsid w:val="00FE4DE3"/>
    <w:rsid w:val="00FE5C31"/>
    <w:rsid w:val="00FE6699"/>
    <w:rsid w:val="00FE6F58"/>
    <w:rsid w:val="00FE7589"/>
    <w:rsid w:val="00FE75E4"/>
    <w:rsid w:val="00FF3125"/>
    <w:rsid w:val="00FF3169"/>
    <w:rsid w:val="00FF3611"/>
    <w:rsid w:val="00FF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ffc,white"/>
    </o:shapedefaults>
    <o:shapelayout v:ext="edit">
      <o:idmap v:ext="edit" data="1"/>
    </o:shapelayout>
  </w:shapeDefaults>
  <w:decimalSymbol w:val=","/>
  <w:listSeparator w:val=";"/>
  <w14:docId w14:val="679D13D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 New Roman" w:hAnsi="Times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233D5"/>
    <w:pPr>
      <w:jc w:val="both"/>
    </w:pPr>
    <w:rPr>
      <w:rFonts w:ascii="Arial" w:hAnsi="Arial"/>
      <w:sz w:val="22"/>
      <w:lang w:val="en-US" w:eastAsia="en-US"/>
    </w:rPr>
  </w:style>
  <w:style w:type="paragraph" w:styleId="10">
    <w:name w:val="heading 1"/>
    <w:aliases w:val="Заголовок 1 Знак1,Заголовок 1 Знак Знак"/>
    <w:basedOn w:val="a3"/>
    <w:next w:val="20"/>
    <w:link w:val="11"/>
    <w:uiPriority w:val="1"/>
    <w:qFormat/>
    <w:rsid w:val="00107F09"/>
    <w:pPr>
      <w:tabs>
        <w:tab w:val="left" w:pos="0"/>
      </w:tabs>
      <w:spacing w:before="180" w:after="60"/>
      <w:jc w:val="left"/>
      <w:outlineLvl w:val="0"/>
    </w:pPr>
    <w:rPr>
      <w:b/>
    </w:rPr>
  </w:style>
  <w:style w:type="paragraph" w:styleId="20">
    <w:name w:val="heading 2"/>
    <w:aliases w:val=" Char,Заголовок 2 Знак,Char,Знак,§1.1.,H2,(Подраздел),Подразд. доклада,1.1,1.1标题 2,标题 2 Char,节,二级标题，黑粗，小三，序号,HD2,Heading 2 Hidden,Heading 2 CCBS,sect 1.2,Reset numbering,H21,R2,heading 2,h2,2,sub-sect,dd heading 2,dh2,_Heading 2,l2,2nd level"/>
    <w:basedOn w:val="10"/>
    <w:link w:val="21"/>
    <w:qFormat/>
    <w:pPr>
      <w:jc w:val="both"/>
      <w:outlineLvl w:val="1"/>
    </w:pPr>
    <w:rPr>
      <w:u w:val="single"/>
    </w:rPr>
  </w:style>
  <w:style w:type="paragraph" w:styleId="31">
    <w:name w:val="heading 3"/>
    <w:aliases w:val="Заголовок 3 Знак1"/>
    <w:basedOn w:val="20"/>
    <w:link w:val="32"/>
    <w:qFormat/>
    <w:pPr>
      <w:numPr>
        <w:ilvl w:val="2"/>
      </w:numPr>
      <w:outlineLvl w:val="2"/>
    </w:pPr>
    <w:rPr>
      <w:b w:val="0"/>
      <w:u w:val="none"/>
    </w:rPr>
  </w:style>
  <w:style w:type="paragraph" w:styleId="40">
    <w:name w:val="heading 4"/>
    <w:basedOn w:val="31"/>
    <w:qFormat/>
    <w:pPr>
      <w:numPr>
        <w:ilvl w:val="3"/>
      </w:numPr>
      <w:spacing w:line="240" w:lineRule="atLeast"/>
      <w:outlineLvl w:val="3"/>
    </w:pPr>
  </w:style>
  <w:style w:type="paragraph" w:styleId="5">
    <w:name w:val="heading 5"/>
    <w:aliases w:val="Таблица"/>
    <w:basedOn w:val="40"/>
    <w:next w:val="Block075"/>
    <w:qFormat/>
    <w:pPr>
      <w:numPr>
        <w:ilvl w:val="4"/>
      </w:numPr>
      <w:outlineLvl w:val="4"/>
    </w:pPr>
  </w:style>
  <w:style w:type="paragraph" w:styleId="6">
    <w:name w:val="heading 6"/>
    <w:basedOn w:val="5"/>
    <w:next w:val="Block075"/>
    <w:qFormat/>
    <w:pPr>
      <w:outlineLvl w:val="5"/>
    </w:pPr>
  </w:style>
  <w:style w:type="paragraph" w:styleId="7">
    <w:name w:val="heading 7"/>
    <w:basedOn w:val="6"/>
    <w:next w:val="Block075"/>
    <w:qFormat/>
    <w:pPr>
      <w:outlineLvl w:val="6"/>
    </w:pPr>
  </w:style>
  <w:style w:type="paragraph" w:styleId="8">
    <w:name w:val="heading 8"/>
    <w:basedOn w:val="7"/>
    <w:next w:val="Block075"/>
    <w:qFormat/>
    <w:pPr>
      <w:outlineLvl w:val="7"/>
    </w:pPr>
  </w:style>
  <w:style w:type="paragraph" w:styleId="9">
    <w:name w:val="heading 9"/>
    <w:basedOn w:val="7"/>
    <w:next w:val="Block075"/>
    <w:qFormat/>
    <w:pPr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Block075">
    <w:name w:val="Block 075"/>
    <w:basedOn w:val="Block050"/>
    <w:pPr>
      <w:ind w:left="1080"/>
    </w:pPr>
  </w:style>
  <w:style w:type="paragraph" w:customStyle="1" w:styleId="Block050">
    <w:name w:val="Block 050"/>
    <w:basedOn w:val="a3"/>
    <w:pPr>
      <w:spacing w:before="240"/>
      <w:ind w:left="720"/>
    </w:pPr>
  </w:style>
  <w:style w:type="paragraph" w:customStyle="1" w:styleId="BulletListL1100125">
    <w:name w:val="BulletList L1/100/125"/>
    <w:basedOn w:val="Block100"/>
    <w:pPr>
      <w:numPr>
        <w:numId w:val="2"/>
      </w:numPr>
      <w:ind w:left="1800"/>
    </w:pPr>
  </w:style>
  <w:style w:type="paragraph" w:customStyle="1" w:styleId="Block100">
    <w:name w:val="Block 100"/>
    <w:basedOn w:val="a3"/>
    <w:pPr>
      <w:spacing w:before="240"/>
      <w:ind w:left="1440"/>
    </w:pPr>
  </w:style>
  <w:style w:type="paragraph" w:styleId="a7">
    <w:name w:val="Normal Indent"/>
    <w:basedOn w:val="a3"/>
    <w:semiHidden/>
    <w:pPr>
      <w:tabs>
        <w:tab w:val="left" w:pos="432"/>
      </w:tabs>
      <w:ind w:left="360" w:hanging="360"/>
    </w:pPr>
  </w:style>
  <w:style w:type="paragraph" w:customStyle="1" w:styleId="BulletListL1150175">
    <w:name w:val="BulletList L1/150/175"/>
    <w:basedOn w:val="BulletListL1125150"/>
    <w:pPr>
      <w:numPr>
        <w:numId w:val="1"/>
      </w:numPr>
      <w:tabs>
        <w:tab w:val="clear" w:pos="360"/>
      </w:tabs>
      <w:ind w:left="2520"/>
    </w:pPr>
  </w:style>
  <w:style w:type="paragraph" w:customStyle="1" w:styleId="BulletListL1125150">
    <w:name w:val="BulletList L1/125/150"/>
    <w:basedOn w:val="Block100"/>
    <w:pPr>
      <w:numPr>
        <w:numId w:val="3"/>
      </w:numPr>
      <w:ind w:left="2160"/>
    </w:pPr>
  </w:style>
  <w:style w:type="paragraph" w:customStyle="1" w:styleId="BulletListL2075100">
    <w:name w:val="BulletList L2/075/100"/>
    <w:basedOn w:val="a3"/>
    <w:pPr>
      <w:numPr>
        <w:numId w:val="4"/>
      </w:numPr>
      <w:spacing w:before="40"/>
      <w:ind w:left="1800"/>
    </w:pPr>
  </w:style>
  <w:style w:type="paragraph" w:customStyle="1" w:styleId="BulletListL2125150">
    <w:name w:val="BulletList L2/125/150"/>
    <w:basedOn w:val="BulletListL2100125"/>
    <w:pPr>
      <w:numPr>
        <w:numId w:val="5"/>
      </w:numPr>
      <w:ind w:left="2520"/>
    </w:pPr>
  </w:style>
  <w:style w:type="paragraph" w:customStyle="1" w:styleId="BulletListL2100125">
    <w:name w:val="BulletList L2/100/125"/>
    <w:basedOn w:val="a3"/>
    <w:pPr>
      <w:numPr>
        <w:numId w:val="6"/>
      </w:numPr>
      <w:spacing w:before="120"/>
      <w:ind w:left="2160"/>
    </w:pPr>
  </w:style>
  <w:style w:type="paragraph" w:styleId="80">
    <w:name w:val="toc 8"/>
    <w:basedOn w:val="70"/>
    <w:next w:val="a3"/>
    <w:semiHidden/>
  </w:style>
  <w:style w:type="paragraph" w:styleId="70">
    <w:name w:val="toc 7"/>
    <w:basedOn w:val="60"/>
    <w:next w:val="a3"/>
    <w:semiHidden/>
    <w:rPr>
      <w:sz w:val="18"/>
    </w:rPr>
  </w:style>
  <w:style w:type="paragraph" w:styleId="60">
    <w:name w:val="toc 6"/>
    <w:basedOn w:val="a3"/>
    <w:next w:val="a3"/>
    <w:semiHidden/>
    <w:pPr>
      <w:tabs>
        <w:tab w:val="left" w:pos="1080"/>
        <w:tab w:val="right" w:pos="8640"/>
      </w:tabs>
      <w:ind w:left="5400" w:hanging="1080"/>
    </w:pPr>
  </w:style>
  <w:style w:type="paragraph" w:styleId="50">
    <w:name w:val="toc 5"/>
    <w:basedOn w:val="a3"/>
    <w:next w:val="a3"/>
    <w:semiHidden/>
    <w:pPr>
      <w:tabs>
        <w:tab w:val="left" w:pos="1080"/>
        <w:tab w:val="right" w:pos="8640"/>
      </w:tabs>
      <w:ind w:left="5400" w:hanging="1080"/>
    </w:pPr>
  </w:style>
  <w:style w:type="paragraph" w:styleId="41">
    <w:name w:val="toc 4"/>
    <w:semiHidden/>
    <w:pPr>
      <w:tabs>
        <w:tab w:val="left" w:pos="2520"/>
        <w:tab w:val="right" w:leader="dot" w:pos="10224"/>
      </w:tabs>
      <w:spacing w:line="240" w:lineRule="atLeast"/>
      <w:ind w:left="2520" w:hanging="360"/>
    </w:pPr>
    <w:rPr>
      <w:rFonts w:ascii="Times New Roman" w:hAnsi="Times New Roman"/>
      <w:noProof/>
      <w:sz w:val="22"/>
      <w:lang w:val="en-US" w:eastAsia="en-US"/>
    </w:rPr>
  </w:style>
  <w:style w:type="paragraph" w:styleId="33">
    <w:name w:val="toc 3"/>
    <w:basedOn w:val="12"/>
    <w:uiPriority w:val="39"/>
    <w:pPr>
      <w:ind w:left="2160"/>
    </w:pPr>
    <w:rPr>
      <w:b w:val="0"/>
    </w:rPr>
  </w:style>
  <w:style w:type="paragraph" w:styleId="12">
    <w:name w:val="toc 1"/>
    <w:basedOn w:val="Block075"/>
    <w:uiPriority w:val="39"/>
    <w:qFormat/>
    <w:pPr>
      <w:tabs>
        <w:tab w:val="left" w:pos="720"/>
        <w:tab w:val="right" w:leader="dot" w:pos="9000"/>
      </w:tabs>
      <w:spacing w:before="40" w:after="40"/>
      <w:ind w:left="720" w:hanging="720"/>
      <w:jc w:val="left"/>
    </w:pPr>
    <w:rPr>
      <w:b/>
      <w:noProof/>
      <w:sz w:val="20"/>
    </w:rPr>
  </w:style>
  <w:style w:type="paragraph" w:styleId="22">
    <w:name w:val="toc 2"/>
    <w:autoRedefine/>
    <w:uiPriority w:val="39"/>
    <w:rsid w:val="005B33A1"/>
    <w:pPr>
      <w:tabs>
        <w:tab w:val="left" w:pos="426"/>
        <w:tab w:val="left" w:pos="1440"/>
        <w:tab w:val="right" w:leader="dot" w:pos="8931"/>
      </w:tabs>
      <w:spacing w:before="40" w:after="40"/>
      <w:ind w:left="284"/>
    </w:pPr>
    <w:rPr>
      <w:rFonts w:ascii="Arial" w:hAnsi="Arial"/>
      <w:noProof/>
      <w:snapToGrid w:val="0"/>
      <w:lang w:val="en-US" w:eastAsia="en-US"/>
    </w:rPr>
  </w:style>
  <w:style w:type="paragraph" w:customStyle="1" w:styleId="NumListL1100125">
    <w:name w:val="NumList L1/100/125"/>
    <w:basedOn w:val="NumListL1075100"/>
    <w:pPr>
      <w:ind w:left="1800"/>
    </w:pPr>
  </w:style>
  <w:style w:type="paragraph" w:customStyle="1" w:styleId="NumListL1075100">
    <w:name w:val="NumList L1/075/100"/>
    <w:basedOn w:val="a3"/>
    <w:pPr>
      <w:spacing w:before="240"/>
      <w:ind w:left="1440" w:hanging="360"/>
    </w:pPr>
  </w:style>
  <w:style w:type="paragraph" w:styleId="a8">
    <w:name w:val="footer"/>
    <w:basedOn w:val="a3"/>
    <w:link w:val="a9"/>
    <w:uiPriority w:val="99"/>
    <w:pPr>
      <w:tabs>
        <w:tab w:val="center" w:pos="4320"/>
        <w:tab w:val="right" w:pos="8640"/>
      </w:tabs>
      <w:spacing w:before="60" w:after="60"/>
    </w:pPr>
    <w:rPr>
      <w:sz w:val="16"/>
    </w:rPr>
  </w:style>
  <w:style w:type="paragraph" w:styleId="aa">
    <w:name w:val="header"/>
    <w:basedOn w:val="a3"/>
    <w:link w:val="ab"/>
    <w:uiPriority w:val="99"/>
    <w:pPr>
      <w:tabs>
        <w:tab w:val="right" w:pos="8640"/>
      </w:tabs>
    </w:pPr>
    <w:rPr>
      <w:rFonts w:ascii="Helvetica" w:hAnsi="Helvetica"/>
      <w:b/>
    </w:rPr>
  </w:style>
  <w:style w:type="character" w:styleId="ac">
    <w:name w:val="footnote reference"/>
    <w:semiHidden/>
    <w:rPr>
      <w:position w:val="6"/>
      <w:sz w:val="18"/>
    </w:rPr>
  </w:style>
  <w:style w:type="paragraph" w:styleId="ad">
    <w:name w:val="footnote text"/>
    <w:basedOn w:val="a3"/>
    <w:semiHidden/>
  </w:style>
  <w:style w:type="paragraph" w:customStyle="1" w:styleId="Contents">
    <w:name w:val="Contents"/>
    <w:basedOn w:val="a3"/>
    <w:pPr>
      <w:keepNext/>
      <w:pBdr>
        <w:bottom w:val="double" w:sz="6" w:space="1" w:color="auto"/>
        <w:between w:val="double" w:sz="6" w:space="1" w:color="auto"/>
      </w:pBdr>
      <w:tabs>
        <w:tab w:val="left" w:pos="1080"/>
      </w:tabs>
      <w:spacing w:after="240"/>
      <w:jc w:val="center"/>
    </w:pPr>
    <w:rPr>
      <w:b/>
      <w:sz w:val="36"/>
    </w:rPr>
  </w:style>
  <w:style w:type="character" w:styleId="ae">
    <w:name w:val="page number"/>
    <w:basedOn w:val="a4"/>
  </w:style>
  <w:style w:type="paragraph" w:styleId="90">
    <w:name w:val="toc 9"/>
    <w:basedOn w:val="80"/>
    <w:next w:val="a3"/>
    <w:semiHidden/>
    <w:pPr>
      <w:tabs>
        <w:tab w:val="right" w:leader="dot" w:pos="8640"/>
      </w:tabs>
    </w:pPr>
  </w:style>
  <w:style w:type="paragraph" w:customStyle="1" w:styleId="BulletListL1075100">
    <w:name w:val="BulletList L1/075/100"/>
    <w:basedOn w:val="a"/>
    <w:pPr>
      <w:numPr>
        <w:numId w:val="19"/>
      </w:numPr>
      <w:spacing w:before="180"/>
    </w:pPr>
  </w:style>
  <w:style w:type="paragraph" w:styleId="a">
    <w:name w:val="List Bullet"/>
    <w:basedOn w:val="a3"/>
    <w:autoRedefine/>
    <w:semiHidden/>
    <w:pPr>
      <w:numPr>
        <w:numId w:val="7"/>
      </w:numPr>
    </w:pPr>
  </w:style>
  <w:style w:type="paragraph" w:customStyle="1" w:styleId="Block125">
    <w:name w:val="Block 125"/>
    <w:basedOn w:val="Block100"/>
    <w:pPr>
      <w:spacing w:before="120"/>
      <w:ind w:left="1800"/>
    </w:pPr>
  </w:style>
  <w:style w:type="paragraph" w:customStyle="1" w:styleId="NumListL1125150">
    <w:name w:val="NumList L1/125/150"/>
    <w:basedOn w:val="NumListL1100125"/>
    <w:pPr>
      <w:ind w:left="2160"/>
    </w:pPr>
  </w:style>
  <w:style w:type="paragraph" w:customStyle="1" w:styleId="NumListL2075100">
    <w:name w:val="NumList L2/075/100"/>
    <w:basedOn w:val="NumListL1075100"/>
    <w:pPr>
      <w:numPr>
        <w:numId w:val="16"/>
      </w:numPr>
      <w:tabs>
        <w:tab w:val="left" w:pos="1440"/>
      </w:tabs>
      <w:spacing w:before="120"/>
      <w:ind w:left="1440"/>
    </w:pPr>
  </w:style>
  <w:style w:type="paragraph" w:customStyle="1" w:styleId="NumListL2125150">
    <w:name w:val="NumList L2/125/150"/>
    <w:basedOn w:val="NumListL2100125"/>
    <w:pPr>
      <w:ind w:left="2520"/>
    </w:pPr>
  </w:style>
  <w:style w:type="paragraph" w:customStyle="1" w:styleId="NumListL2100125">
    <w:name w:val="NumList L2/100/125"/>
    <w:basedOn w:val="NumListL2075100"/>
    <w:pPr>
      <w:ind w:left="2160"/>
    </w:pPr>
  </w:style>
  <w:style w:type="paragraph" w:customStyle="1" w:styleId="Block000">
    <w:name w:val="Block 000"/>
    <w:basedOn w:val="a3"/>
    <w:pPr>
      <w:numPr>
        <w:numId w:val="15"/>
      </w:numPr>
      <w:tabs>
        <w:tab w:val="clear" w:pos="1800"/>
        <w:tab w:val="num" w:pos="1062"/>
      </w:tabs>
      <w:spacing w:before="60"/>
      <w:ind w:hanging="1098"/>
    </w:pPr>
  </w:style>
  <w:style w:type="paragraph" w:customStyle="1" w:styleId="NumListL3100125">
    <w:name w:val="NumList L3/100/125"/>
    <w:basedOn w:val="a3"/>
    <w:pPr>
      <w:ind w:left="2520" w:hanging="360"/>
    </w:pPr>
  </w:style>
  <w:style w:type="paragraph" w:customStyle="1" w:styleId="Block150">
    <w:name w:val="Block 150"/>
    <w:basedOn w:val="a3"/>
    <w:pPr>
      <w:spacing w:before="240"/>
      <w:ind w:left="2160"/>
    </w:pPr>
  </w:style>
  <w:style w:type="paragraph" w:customStyle="1" w:styleId="NumListL3125150">
    <w:name w:val="NumList L3/125/150"/>
    <w:basedOn w:val="NumListL3100125"/>
    <w:pPr>
      <w:ind w:left="2880"/>
    </w:pPr>
  </w:style>
  <w:style w:type="paragraph" w:styleId="af">
    <w:name w:val="Title"/>
    <w:basedOn w:val="a3"/>
    <w:qFormat/>
    <w:pPr>
      <w:spacing w:before="2880"/>
      <w:ind w:left="2448" w:right="1008"/>
      <w:jc w:val="center"/>
    </w:pPr>
    <w:rPr>
      <w:b/>
    </w:rPr>
  </w:style>
  <w:style w:type="paragraph" w:customStyle="1" w:styleId="Body075">
    <w:name w:val="Body 075"/>
    <w:basedOn w:val="a3"/>
    <w:pPr>
      <w:tabs>
        <w:tab w:val="left" w:pos="1080"/>
        <w:tab w:val="left" w:pos="4320"/>
      </w:tabs>
      <w:spacing w:before="120"/>
      <w:ind w:left="1080"/>
    </w:pPr>
  </w:style>
  <w:style w:type="paragraph" w:customStyle="1" w:styleId="NumListL3075100">
    <w:name w:val="NumList L3/075/100"/>
    <w:basedOn w:val="a3"/>
    <w:pPr>
      <w:numPr>
        <w:numId w:val="17"/>
      </w:numPr>
      <w:tabs>
        <w:tab w:val="clear" w:pos="360"/>
        <w:tab w:val="num" w:pos="1440"/>
      </w:tabs>
      <w:spacing w:before="120"/>
      <w:ind w:left="1440"/>
    </w:pPr>
  </w:style>
  <w:style w:type="paragraph" w:customStyle="1" w:styleId="Style1">
    <w:name w:val="Style1"/>
    <w:basedOn w:val="af0"/>
    <w:pPr>
      <w:spacing w:before="4080"/>
      <w:jc w:val="center"/>
    </w:pPr>
    <w:rPr>
      <w:b/>
      <w:sz w:val="28"/>
    </w:rPr>
  </w:style>
  <w:style w:type="paragraph" w:styleId="af0">
    <w:name w:val="Block Text"/>
    <w:basedOn w:val="a3"/>
    <w:semiHidden/>
    <w:pPr>
      <w:spacing w:after="120"/>
      <w:ind w:left="1440" w:right="1440"/>
    </w:pPr>
  </w:style>
  <w:style w:type="paragraph" w:customStyle="1" w:styleId="RefTitle">
    <w:name w:val="Ref Title"/>
    <w:basedOn w:val="Block075"/>
    <w:next w:val="RefSource"/>
    <w:pPr>
      <w:spacing w:before="0"/>
      <w:jc w:val="left"/>
    </w:pPr>
    <w:rPr>
      <w:i/>
    </w:rPr>
  </w:style>
  <w:style w:type="paragraph" w:customStyle="1" w:styleId="RefSource">
    <w:name w:val="Ref Source"/>
    <w:basedOn w:val="Block075"/>
    <w:next w:val="RefID"/>
    <w:pPr>
      <w:spacing w:before="120"/>
      <w:jc w:val="left"/>
    </w:pPr>
    <w:rPr>
      <w:b/>
    </w:rPr>
  </w:style>
  <w:style w:type="paragraph" w:customStyle="1" w:styleId="RefID">
    <w:name w:val="Ref ID"/>
    <w:basedOn w:val="Block075"/>
    <w:next w:val="RefTitle"/>
    <w:pPr>
      <w:spacing w:before="120"/>
      <w:jc w:val="left"/>
    </w:pPr>
  </w:style>
  <w:style w:type="paragraph" w:customStyle="1" w:styleId="Style2">
    <w:name w:val="Style2"/>
    <w:basedOn w:val="Style1"/>
    <w:pPr>
      <w:spacing w:before="0"/>
    </w:pPr>
    <w:rPr>
      <w:sz w:val="32"/>
    </w:rPr>
  </w:style>
  <w:style w:type="paragraph" w:customStyle="1" w:styleId="Style3">
    <w:name w:val="Style3"/>
    <w:basedOn w:val="Style2"/>
    <w:pPr>
      <w:spacing w:after="2160"/>
    </w:pPr>
    <w:rPr>
      <w:sz w:val="24"/>
    </w:rPr>
  </w:style>
  <w:style w:type="paragraph" w:styleId="af1">
    <w:name w:val="caption"/>
    <w:basedOn w:val="a3"/>
    <w:next w:val="a3"/>
    <w:qFormat/>
    <w:rsid w:val="00107F09"/>
    <w:pPr>
      <w:pBdr>
        <w:top w:val="double" w:sz="12" w:space="13" w:color="auto"/>
      </w:pBdr>
      <w:tabs>
        <w:tab w:val="right" w:pos="9180"/>
        <w:tab w:val="right" w:pos="9360"/>
        <w:tab w:val="right" w:pos="12960"/>
      </w:tabs>
      <w:ind w:left="145" w:right="-270"/>
    </w:pPr>
    <w:rPr>
      <w:b/>
      <w:noProof/>
      <w:color w:val="000000"/>
    </w:rPr>
  </w:style>
  <w:style w:type="paragraph" w:styleId="a2">
    <w:name w:val="List"/>
    <w:basedOn w:val="a3"/>
    <w:semiHidden/>
    <w:pPr>
      <w:numPr>
        <w:numId w:val="8"/>
      </w:numPr>
      <w:tabs>
        <w:tab w:val="right" w:pos="12960"/>
      </w:tabs>
      <w:ind w:right="-270"/>
      <w:jc w:val="left"/>
    </w:pPr>
    <w:rPr>
      <w:noProof/>
      <w:color w:val="000000"/>
    </w:rPr>
  </w:style>
  <w:style w:type="paragraph" w:styleId="af2">
    <w:name w:val="Normal (Web)"/>
    <w:basedOn w:val="a3"/>
    <w:uiPriority w:val="99"/>
    <w:semiHidden/>
    <w:pPr>
      <w:tabs>
        <w:tab w:val="right" w:pos="12960"/>
      </w:tabs>
      <w:spacing w:before="120" w:after="120"/>
      <w:ind w:left="145" w:right="-270"/>
      <w:jc w:val="left"/>
    </w:pPr>
    <w:rPr>
      <w:noProof/>
      <w:color w:val="000000"/>
    </w:rPr>
  </w:style>
  <w:style w:type="paragraph" w:customStyle="1" w:styleId="TOEBulletAltK">
    <w:name w:val="TOE Bullet (Alt=K)"/>
    <w:basedOn w:val="a3"/>
    <w:autoRedefine/>
    <w:pPr>
      <w:numPr>
        <w:numId w:val="9"/>
      </w:numPr>
      <w:tabs>
        <w:tab w:val="clear" w:pos="360"/>
        <w:tab w:val="num" w:pos="1080"/>
        <w:tab w:val="right" w:pos="12960"/>
      </w:tabs>
      <w:spacing w:after="120"/>
      <w:ind w:left="1080" w:right="-270"/>
    </w:pPr>
    <w:rPr>
      <w:color w:val="000000"/>
      <w:lang w:val="en-GB"/>
    </w:rPr>
  </w:style>
  <w:style w:type="paragraph" w:styleId="3">
    <w:name w:val="Body Text Indent 3"/>
    <w:basedOn w:val="a3"/>
    <w:autoRedefine/>
    <w:semiHidden/>
    <w:pPr>
      <w:numPr>
        <w:numId w:val="10"/>
      </w:numPr>
      <w:tabs>
        <w:tab w:val="clear" w:pos="360"/>
        <w:tab w:val="left" w:pos="1800"/>
        <w:tab w:val="left" w:pos="4140"/>
        <w:tab w:val="left" w:pos="6660"/>
        <w:tab w:val="left" w:pos="7920"/>
        <w:tab w:val="right" w:pos="12960"/>
      </w:tabs>
      <w:ind w:left="1800" w:right="-270"/>
      <w:jc w:val="left"/>
    </w:pPr>
    <w:rPr>
      <w:noProof/>
      <w:color w:val="000000"/>
    </w:rPr>
  </w:style>
  <w:style w:type="paragraph" w:styleId="af3">
    <w:name w:val="Body Text Indent"/>
    <w:basedOn w:val="a3"/>
    <w:autoRedefine/>
    <w:semiHidden/>
    <w:pPr>
      <w:tabs>
        <w:tab w:val="right" w:pos="12960"/>
      </w:tabs>
      <w:ind w:left="-18" w:right="-18"/>
    </w:pPr>
    <w:rPr>
      <w:noProof/>
      <w:color w:val="000000"/>
      <w:sz w:val="16"/>
    </w:rPr>
  </w:style>
  <w:style w:type="paragraph" w:customStyle="1" w:styleId="TOECoverHeadings">
    <w:name w:val="TOE Cover Headings"/>
    <w:basedOn w:val="a3"/>
    <w:pPr>
      <w:tabs>
        <w:tab w:val="right" w:pos="12960"/>
      </w:tabs>
      <w:ind w:right="-270"/>
      <w:jc w:val="center"/>
    </w:pPr>
    <w:rPr>
      <w:noProof/>
      <w:color w:val="000000"/>
      <w:sz w:val="12"/>
    </w:rPr>
  </w:style>
  <w:style w:type="paragraph" w:customStyle="1" w:styleId="BulletedListL1">
    <w:name w:val="Bulleted List L1"/>
    <w:basedOn w:val="a3"/>
    <w:pPr>
      <w:tabs>
        <w:tab w:val="num" w:pos="1440"/>
        <w:tab w:val="right" w:pos="12960"/>
      </w:tabs>
      <w:ind w:left="1440" w:right="-270" w:hanging="360"/>
    </w:pPr>
    <w:rPr>
      <w:noProof/>
    </w:rPr>
  </w:style>
  <w:style w:type="paragraph" w:customStyle="1" w:styleId="BodyTextIndent4">
    <w:name w:val="Body Text Indent 4"/>
    <w:basedOn w:val="a3"/>
    <w:autoRedefine/>
    <w:pPr>
      <w:numPr>
        <w:numId w:val="11"/>
      </w:numPr>
      <w:tabs>
        <w:tab w:val="left" w:pos="2880"/>
        <w:tab w:val="right" w:pos="12960"/>
      </w:tabs>
      <w:ind w:right="-270"/>
    </w:pPr>
    <w:rPr>
      <w:noProof/>
      <w:color w:val="000000"/>
    </w:rPr>
  </w:style>
  <w:style w:type="character" w:styleId="af4">
    <w:name w:val="FollowedHyperlink"/>
    <w:semiHidden/>
    <w:rPr>
      <w:color w:val="800080"/>
      <w:u w:val="single"/>
    </w:rPr>
  </w:style>
  <w:style w:type="paragraph" w:styleId="23">
    <w:name w:val="Body Text Indent 2"/>
    <w:basedOn w:val="a3"/>
    <w:autoRedefine/>
    <w:semiHidden/>
    <w:pPr>
      <w:tabs>
        <w:tab w:val="right" w:pos="12960"/>
      </w:tabs>
      <w:ind w:right="-108"/>
      <w:jc w:val="center"/>
    </w:pPr>
    <w:rPr>
      <w:noProof/>
      <w:color w:val="000000"/>
    </w:rPr>
  </w:style>
  <w:style w:type="character" w:styleId="af5">
    <w:name w:val="Hyperlink"/>
    <w:uiPriority w:val="99"/>
    <w:rPr>
      <w:color w:val="0000FF"/>
      <w:u w:val="single"/>
    </w:rPr>
  </w:style>
  <w:style w:type="paragraph" w:styleId="a1">
    <w:name w:val="List Number"/>
    <w:basedOn w:val="a2"/>
    <w:semiHidden/>
    <w:pPr>
      <w:numPr>
        <w:numId w:val="12"/>
      </w:numPr>
      <w:tabs>
        <w:tab w:val="clear" w:pos="12960"/>
      </w:tabs>
      <w:spacing w:after="240" w:line="240" w:lineRule="atLeast"/>
      <w:ind w:right="0"/>
      <w:jc w:val="both"/>
    </w:pPr>
    <w:rPr>
      <w:noProof w:val="0"/>
      <w:color w:val="auto"/>
      <w:spacing w:val="-5"/>
      <w:sz w:val="20"/>
    </w:rPr>
  </w:style>
  <w:style w:type="paragraph" w:customStyle="1" w:styleId="ParagraphAlpha">
    <w:name w:val="Paragraph Alpha"/>
    <w:basedOn w:val="a3"/>
    <w:autoRedefine/>
    <w:pPr>
      <w:numPr>
        <w:numId w:val="13"/>
      </w:numPr>
      <w:tabs>
        <w:tab w:val="clear" w:pos="360"/>
        <w:tab w:val="num" w:pos="1080"/>
      </w:tabs>
      <w:spacing w:before="240"/>
      <w:ind w:left="1080"/>
    </w:pPr>
  </w:style>
  <w:style w:type="paragraph" w:customStyle="1" w:styleId="H3">
    <w:name w:val="H3"/>
    <w:basedOn w:val="a3"/>
    <w:next w:val="a3"/>
    <w:pPr>
      <w:keepNext/>
      <w:spacing w:before="100" w:after="100"/>
      <w:jc w:val="left"/>
      <w:outlineLvl w:val="3"/>
    </w:pPr>
    <w:rPr>
      <w:b/>
      <w:snapToGrid w:val="0"/>
      <w:sz w:val="28"/>
    </w:rPr>
  </w:style>
  <w:style w:type="paragraph" w:customStyle="1" w:styleId="H4">
    <w:name w:val="H4"/>
    <w:basedOn w:val="a3"/>
    <w:next w:val="a3"/>
    <w:pPr>
      <w:keepNext/>
      <w:spacing w:before="100" w:after="100"/>
      <w:jc w:val="left"/>
      <w:outlineLvl w:val="4"/>
    </w:pPr>
    <w:rPr>
      <w:b/>
      <w:snapToGrid w:val="0"/>
      <w:sz w:val="24"/>
    </w:rPr>
  </w:style>
  <w:style w:type="character" w:styleId="af6">
    <w:name w:val="Strong"/>
    <w:uiPriority w:val="22"/>
    <w:qFormat/>
    <w:rPr>
      <w:b/>
    </w:rPr>
  </w:style>
  <w:style w:type="paragraph" w:customStyle="1" w:styleId="Blockquote">
    <w:name w:val="Blockquote"/>
    <w:basedOn w:val="a3"/>
    <w:pPr>
      <w:spacing w:before="100" w:after="100"/>
      <w:ind w:left="360" w:right="360"/>
      <w:jc w:val="left"/>
    </w:pPr>
    <w:rPr>
      <w:snapToGrid w:val="0"/>
      <w:sz w:val="24"/>
    </w:rPr>
  </w:style>
  <w:style w:type="paragraph" w:customStyle="1" w:styleId="ABulletListLevel1">
    <w:name w:val="A Bullet List Level 1"/>
    <w:basedOn w:val="a3"/>
    <w:pPr>
      <w:numPr>
        <w:numId w:val="20"/>
      </w:numPr>
      <w:tabs>
        <w:tab w:val="clear" w:pos="360"/>
        <w:tab w:val="num" w:pos="1440"/>
      </w:tabs>
      <w:spacing w:before="120"/>
      <w:ind w:left="1440"/>
    </w:pPr>
  </w:style>
  <w:style w:type="paragraph" w:customStyle="1" w:styleId="ADashedListLevel2">
    <w:name w:val="A Dashed List Level 2"/>
    <w:pPr>
      <w:numPr>
        <w:numId w:val="14"/>
      </w:numPr>
      <w:spacing w:before="60"/>
    </w:pPr>
    <w:rPr>
      <w:rFonts w:ascii="Times New Roman" w:hAnsi="Times New Roman"/>
      <w:noProof/>
      <w:sz w:val="22"/>
      <w:lang w:val="en-US" w:eastAsia="en-US"/>
    </w:rPr>
  </w:style>
  <w:style w:type="paragraph" w:styleId="af7">
    <w:name w:val="Body Text"/>
    <w:basedOn w:val="a3"/>
    <w:link w:val="af8"/>
    <w:uiPriority w:val="1"/>
    <w:qFormat/>
    <w:pPr>
      <w:spacing w:before="180" w:after="60" w:line="240" w:lineRule="atLeast"/>
      <w:ind w:left="1080"/>
    </w:pPr>
    <w:rPr>
      <w:spacing w:val="-5"/>
      <w:kern w:val="28"/>
      <w:lang w:val="en-GB"/>
    </w:rPr>
  </w:style>
  <w:style w:type="character" w:styleId="af9">
    <w:name w:val="Emphasis"/>
    <w:uiPriority w:val="20"/>
    <w:qFormat/>
    <w:rPr>
      <w:rFonts w:ascii="Arial Black" w:hAnsi="Arial Black"/>
      <w:spacing w:val="-4"/>
      <w:sz w:val="18"/>
    </w:rPr>
  </w:style>
  <w:style w:type="paragraph" w:customStyle="1" w:styleId="Bullets">
    <w:name w:val="Bullets"/>
    <w:basedOn w:val="a3"/>
    <w:pPr>
      <w:ind w:left="1800" w:hanging="360"/>
    </w:pPr>
    <w:rPr>
      <w:sz w:val="24"/>
    </w:rPr>
  </w:style>
  <w:style w:type="paragraph" w:customStyle="1" w:styleId="ABulletListLevel2">
    <w:name w:val="A Bullet List Level 2"/>
    <w:basedOn w:val="a3"/>
    <w:pPr>
      <w:numPr>
        <w:numId w:val="18"/>
      </w:numPr>
      <w:tabs>
        <w:tab w:val="left" w:pos="360"/>
        <w:tab w:val="left" w:pos="864"/>
      </w:tabs>
      <w:spacing w:after="240"/>
    </w:pPr>
  </w:style>
  <w:style w:type="paragraph" w:customStyle="1" w:styleId="Indent">
    <w:name w:val="Indent"/>
    <w:basedOn w:val="a3"/>
    <w:pPr>
      <w:tabs>
        <w:tab w:val="left" w:pos="720"/>
        <w:tab w:val="left" w:pos="851"/>
        <w:tab w:val="left" w:pos="1418"/>
        <w:tab w:val="left" w:pos="9299"/>
      </w:tabs>
      <w:spacing w:line="312" w:lineRule="auto"/>
      <w:ind w:left="720" w:right="850"/>
      <w:jc w:val="left"/>
    </w:pPr>
    <w:rPr>
      <w:sz w:val="20"/>
      <w:lang w:val="en-GB" w:eastAsia="de-DE"/>
    </w:rPr>
  </w:style>
  <w:style w:type="paragraph" w:customStyle="1" w:styleId="Level1">
    <w:name w:val="Level 1"/>
    <w:basedOn w:val="a3"/>
    <w:pPr>
      <w:numPr>
        <w:numId w:val="21"/>
      </w:numPr>
      <w:overflowPunct w:val="0"/>
      <w:autoSpaceDE w:val="0"/>
      <w:autoSpaceDN w:val="0"/>
      <w:adjustRightInd w:val="0"/>
      <w:spacing w:before="240"/>
      <w:textAlignment w:val="baseline"/>
    </w:pPr>
    <w:rPr>
      <w:rFonts w:ascii="Helvetica" w:hAnsi="Helvetica"/>
      <w:b/>
      <w:caps/>
    </w:rPr>
  </w:style>
  <w:style w:type="paragraph" w:customStyle="1" w:styleId="Level2">
    <w:name w:val="Level 2"/>
    <w:basedOn w:val="Level1"/>
    <w:pPr>
      <w:numPr>
        <w:ilvl w:val="1"/>
      </w:numPr>
      <w:tabs>
        <w:tab w:val="clear" w:pos="1440"/>
        <w:tab w:val="num" w:pos="360"/>
      </w:tabs>
      <w:ind w:left="360" w:hanging="360"/>
    </w:pPr>
    <w:rPr>
      <w:b w:val="0"/>
      <w:caps w:val="0"/>
    </w:rPr>
  </w:style>
  <w:style w:type="paragraph" w:customStyle="1" w:styleId="Level3">
    <w:name w:val="Level 3"/>
    <w:basedOn w:val="Level2"/>
    <w:pPr>
      <w:keepLines/>
      <w:numPr>
        <w:ilvl w:val="2"/>
      </w:numPr>
      <w:tabs>
        <w:tab w:val="clear" w:pos="2160"/>
        <w:tab w:val="num" w:pos="360"/>
      </w:tabs>
      <w:ind w:left="360" w:hanging="360"/>
    </w:pPr>
  </w:style>
  <w:style w:type="paragraph" w:customStyle="1" w:styleId="Level4">
    <w:name w:val="Level 4"/>
    <w:basedOn w:val="Level3"/>
    <w:pPr>
      <w:numPr>
        <w:ilvl w:val="3"/>
      </w:numPr>
      <w:tabs>
        <w:tab w:val="clear" w:pos="2880"/>
        <w:tab w:val="num" w:pos="360"/>
      </w:tabs>
      <w:spacing w:before="120"/>
      <w:ind w:left="360" w:hanging="360"/>
    </w:pPr>
  </w:style>
  <w:style w:type="paragraph" w:customStyle="1" w:styleId="Level5">
    <w:name w:val="Level 5"/>
    <w:basedOn w:val="Level4"/>
    <w:pPr>
      <w:numPr>
        <w:ilvl w:val="4"/>
      </w:numPr>
      <w:tabs>
        <w:tab w:val="clear" w:pos="3960"/>
        <w:tab w:val="num" w:pos="360"/>
        <w:tab w:val="left" w:pos="3600"/>
      </w:tabs>
      <w:ind w:left="360" w:hanging="360"/>
    </w:pPr>
  </w:style>
  <w:style w:type="paragraph" w:customStyle="1" w:styleId="indent1">
    <w:name w:val="indent1"/>
    <w:basedOn w:val="a3"/>
    <w:pPr>
      <w:overflowPunct w:val="0"/>
      <w:autoSpaceDE w:val="0"/>
      <w:autoSpaceDN w:val="0"/>
      <w:adjustRightInd w:val="0"/>
      <w:spacing w:before="360" w:after="240"/>
      <w:ind w:left="850" w:hanging="839"/>
      <w:jc w:val="left"/>
      <w:textAlignment w:val="baseline"/>
    </w:pPr>
    <w:rPr>
      <w:caps/>
      <w:lang w:val="en-GB"/>
    </w:rPr>
  </w:style>
  <w:style w:type="paragraph" w:customStyle="1" w:styleId="indent2">
    <w:name w:val="indent2"/>
    <w:basedOn w:val="a3"/>
    <w:pPr>
      <w:overflowPunct w:val="0"/>
      <w:autoSpaceDE w:val="0"/>
      <w:autoSpaceDN w:val="0"/>
      <w:adjustRightInd w:val="0"/>
      <w:spacing w:after="240"/>
      <w:ind w:left="851"/>
      <w:textAlignment w:val="baseline"/>
    </w:pPr>
    <w:rPr>
      <w:sz w:val="20"/>
      <w:lang w:val="en-GB"/>
    </w:rPr>
  </w:style>
  <w:style w:type="paragraph" w:customStyle="1" w:styleId="indent22">
    <w:name w:val="indent22"/>
    <w:basedOn w:val="indent2"/>
    <w:pPr>
      <w:ind w:left="1418" w:hanging="567"/>
    </w:pPr>
  </w:style>
  <w:style w:type="paragraph" w:customStyle="1" w:styleId="indent222">
    <w:name w:val="indent222"/>
    <w:basedOn w:val="indent22"/>
    <w:pPr>
      <w:ind w:left="1985"/>
    </w:pPr>
  </w:style>
  <w:style w:type="character" w:customStyle="1" w:styleId="a9">
    <w:name w:val="Нижний колонтитул Знак"/>
    <w:link w:val="a8"/>
    <w:uiPriority w:val="99"/>
    <w:rsid w:val="00873B78"/>
    <w:rPr>
      <w:rFonts w:ascii="Arial" w:hAnsi="Arial"/>
      <w:sz w:val="16"/>
      <w:lang w:val="en-US"/>
    </w:rPr>
  </w:style>
  <w:style w:type="table" w:styleId="afa">
    <w:name w:val="Table Grid"/>
    <w:basedOn w:val="a5"/>
    <w:uiPriority w:val="39"/>
    <w:rsid w:val="007C1C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umGrid21">
    <w:name w:val="Medium Grid 21"/>
    <w:link w:val="MediumGrid2Char"/>
    <w:uiPriority w:val="1"/>
    <w:qFormat/>
    <w:rsid w:val="0081221F"/>
    <w:rPr>
      <w:rFonts w:ascii="Calibri" w:hAnsi="Calibri"/>
      <w:sz w:val="22"/>
      <w:szCs w:val="22"/>
      <w:lang w:val="en-US" w:eastAsia="en-US"/>
    </w:rPr>
  </w:style>
  <w:style w:type="character" w:customStyle="1" w:styleId="MediumGrid2Char">
    <w:name w:val="Medium Grid 2 Char"/>
    <w:link w:val="MediumGrid21"/>
    <w:uiPriority w:val="1"/>
    <w:rsid w:val="0081221F"/>
    <w:rPr>
      <w:rFonts w:ascii="Calibri" w:hAnsi="Calibri"/>
      <w:sz w:val="22"/>
      <w:szCs w:val="22"/>
      <w:lang w:val="en-US"/>
    </w:rPr>
  </w:style>
  <w:style w:type="paragraph" w:customStyle="1" w:styleId="Table">
    <w:name w:val="Table"/>
    <w:basedOn w:val="a3"/>
    <w:link w:val="TableChar"/>
    <w:qFormat/>
    <w:rsid w:val="00E0669D"/>
    <w:pPr>
      <w:spacing w:before="240" w:after="120"/>
    </w:pPr>
    <w:rPr>
      <w:rFonts w:cs="Arial"/>
      <w:b/>
      <w:szCs w:val="22"/>
      <w:lang w:eastAsia="zh-CN"/>
    </w:rPr>
  </w:style>
  <w:style w:type="character" w:customStyle="1" w:styleId="TableChar">
    <w:name w:val="Table Char"/>
    <w:link w:val="Table"/>
    <w:rsid w:val="00E0669D"/>
    <w:rPr>
      <w:rFonts w:ascii="Arial" w:hAnsi="Arial" w:cs="Arial"/>
      <w:b/>
      <w:sz w:val="22"/>
      <w:szCs w:val="22"/>
      <w:lang w:val="en-US" w:eastAsia="zh-CN"/>
    </w:rPr>
  </w:style>
  <w:style w:type="paragraph" w:customStyle="1" w:styleId="Figure">
    <w:name w:val="Figure"/>
    <w:basedOn w:val="Table"/>
    <w:link w:val="FigureChar"/>
    <w:qFormat/>
    <w:rsid w:val="00E26332"/>
    <w:pPr>
      <w:spacing w:before="60"/>
      <w:jc w:val="center"/>
    </w:pPr>
  </w:style>
  <w:style w:type="character" w:customStyle="1" w:styleId="FigureChar">
    <w:name w:val="Figure Char"/>
    <w:link w:val="Figure"/>
    <w:rsid w:val="00E26332"/>
    <w:rPr>
      <w:rFonts w:ascii="Arial" w:hAnsi="Arial" w:cs="Arial"/>
      <w:b/>
      <w:sz w:val="22"/>
      <w:szCs w:val="22"/>
      <w:lang w:val="en-US" w:eastAsia="zh-CN"/>
    </w:rPr>
  </w:style>
  <w:style w:type="paragraph" w:styleId="afb">
    <w:name w:val="table of figures"/>
    <w:basedOn w:val="a3"/>
    <w:next w:val="a3"/>
    <w:uiPriority w:val="99"/>
    <w:unhideWhenUsed/>
    <w:rsid w:val="005139BF"/>
    <w:pPr>
      <w:ind w:left="964" w:right="1418" w:hanging="964"/>
    </w:pPr>
    <w:rPr>
      <w:rFonts w:eastAsia="Calibri"/>
      <w:sz w:val="20"/>
      <w:szCs w:val="24"/>
      <w:lang w:val="en-GB"/>
    </w:rPr>
  </w:style>
  <w:style w:type="paragraph" w:styleId="a0">
    <w:name w:val="List Paragraph"/>
    <w:aliases w:val="маркированный,Body text,Beran Bullets,BODY TEXT,CAFC Bullets,Нумерованый список,List Paragraph1,Ioia?iaaiue nienie,Aacao nienea,Bulleted Text,_список,strich,2nd Tier Header,Citation List,Мой Список"/>
    <w:basedOn w:val="a3"/>
    <w:link w:val="afc"/>
    <w:uiPriority w:val="34"/>
    <w:qFormat/>
    <w:rsid w:val="000E1817"/>
    <w:pPr>
      <w:numPr>
        <w:numId w:val="22"/>
      </w:numPr>
      <w:contextualSpacing/>
    </w:pPr>
    <w:rPr>
      <w:rFonts w:cs="Arial"/>
      <w:lang w:eastAsia="uz-Cyrl-UZ"/>
    </w:rPr>
  </w:style>
  <w:style w:type="paragraph" w:customStyle="1" w:styleId="Bullet">
    <w:name w:val="Bullet"/>
    <w:basedOn w:val="a3"/>
    <w:link w:val="BulletChar"/>
    <w:qFormat/>
    <w:rsid w:val="009A2BB2"/>
    <w:pPr>
      <w:numPr>
        <w:numId w:val="23"/>
      </w:numPr>
      <w:ind w:left="1434" w:hanging="357"/>
    </w:pPr>
    <w:rPr>
      <w:szCs w:val="22"/>
    </w:rPr>
  </w:style>
  <w:style w:type="character" w:customStyle="1" w:styleId="BulletChar">
    <w:name w:val="Bullet Char"/>
    <w:basedOn w:val="a4"/>
    <w:link w:val="Bullet"/>
    <w:rsid w:val="009A2BB2"/>
    <w:rPr>
      <w:rFonts w:ascii="Arial" w:hAnsi="Arial"/>
      <w:sz w:val="22"/>
      <w:szCs w:val="22"/>
      <w:lang w:val="en-US" w:eastAsia="en-US"/>
    </w:rPr>
  </w:style>
  <w:style w:type="paragraph" w:styleId="24">
    <w:name w:val="Quote"/>
    <w:basedOn w:val="a3"/>
    <w:next w:val="a3"/>
    <w:link w:val="25"/>
    <w:uiPriority w:val="29"/>
    <w:qFormat/>
    <w:rsid w:val="0046744A"/>
    <w:pPr>
      <w:shd w:val="clear" w:color="auto" w:fill="FFFFFF"/>
      <w:spacing w:before="240" w:after="240"/>
    </w:pPr>
    <w:rPr>
      <w:rFonts w:cs="Arial"/>
      <w:i/>
      <w:iCs/>
      <w:sz w:val="18"/>
      <w:szCs w:val="18"/>
    </w:rPr>
  </w:style>
  <w:style w:type="character" w:customStyle="1" w:styleId="25">
    <w:name w:val="Цитата 2 Знак"/>
    <w:basedOn w:val="a4"/>
    <w:link w:val="24"/>
    <w:uiPriority w:val="29"/>
    <w:rsid w:val="0046744A"/>
    <w:rPr>
      <w:rFonts w:ascii="Arial" w:hAnsi="Arial" w:cs="Arial"/>
      <w:i/>
      <w:iCs/>
      <w:sz w:val="18"/>
      <w:szCs w:val="18"/>
      <w:shd w:val="clear" w:color="auto" w:fill="FFFFFF"/>
      <w:lang w:val="en-US" w:eastAsia="en-US"/>
    </w:rPr>
  </w:style>
  <w:style w:type="paragraph" w:styleId="afd">
    <w:name w:val="No Spacing"/>
    <w:uiPriority w:val="1"/>
    <w:rsid w:val="0046744A"/>
    <w:pPr>
      <w:widowControl w:val="0"/>
      <w:autoSpaceDE w:val="0"/>
      <w:autoSpaceDN w:val="0"/>
      <w:adjustRightInd w:val="0"/>
    </w:pPr>
    <w:rPr>
      <w:rFonts w:ascii="Arial" w:hAnsi="Arial" w:cs="Arial"/>
      <w:lang w:val="en-US" w:eastAsia="en-US"/>
    </w:rPr>
  </w:style>
  <w:style w:type="paragraph" w:styleId="afe">
    <w:name w:val="annotation text"/>
    <w:basedOn w:val="a3"/>
    <w:link w:val="aff"/>
    <w:rsid w:val="0046744A"/>
    <w:pPr>
      <w:spacing w:before="120"/>
    </w:pPr>
    <w:rPr>
      <w:rFonts w:ascii="Swiss" w:hAnsi="Swiss" w:cs="Miriam"/>
      <w:sz w:val="20"/>
      <w:lang w:val="en-GB" w:bidi="he-IL"/>
    </w:rPr>
  </w:style>
  <w:style w:type="character" w:customStyle="1" w:styleId="aff">
    <w:name w:val="Текст примечания Знак"/>
    <w:basedOn w:val="a4"/>
    <w:link w:val="afe"/>
    <w:rsid w:val="0046744A"/>
    <w:rPr>
      <w:rFonts w:ascii="Swiss" w:hAnsi="Swiss" w:cs="Miriam"/>
      <w:lang w:val="en-GB" w:eastAsia="en-US" w:bidi="he-IL"/>
    </w:rPr>
  </w:style>
  <w:style w:type="paragraph" w:customStyle="1" w:styleId="ParagrafLevel2">
    <w:name w:val="Paragraf Level 2"/>
    <w:basedOn w:val="a3"/>
    <w:link w:val="ParagrafLevel2Char"/>
    <w:qFormat/>
    <w:rsid w:val="0046744A"/>
    <w:pPr>
      <w:numPr>
        <w:ilvl w:val="1"/>
        <w:numId w:val="24"/>
      </w:numPr>
      <w:spacing w:before="120"/>
      <w:ind w:left="680" w:hanging="680"/>
    </w:pPr>
    <w:rPr>
      <w:rFonts w:cs="Arial"/>
      <w:sz w:val="20"/>
    </w:rPr>
  </w:style>
  <w:style w:type="character" w:customStyle="1" w:styleId="ParagrafLevel2Char">
    <w:name w:val="Paragraf Level 2 Char"/>
    <w:link w:val="ParagrafLevel2"/>
    <w:rsid w:val="0046744A"/>
    <w:rPr>
      <w:rFonts w:ascii="Arial" w:hAnsi="Arial" w:cs="Arial"/>
      <w:lang w:val="en-US" w:eastAsia="en-US"/>
    </w:rPr>
  </w:style>
  <w:style w:type="character" w:customStyle="1" w:styleId="21">
    <w:name w:val="Заголовок 2 Знак1"/>
    <w:aliases w:val=" Char Знак,Заголовок 2 Знак Знак,Char Знак,Знак Знак,§1.1. Знак,H2 Знак,(Подраздел) Знак,Подразд. доклада Знак,1.1 Знак,1.1标题 2 Знак,标题 2 Char Знак,节 Знак,二级标题，黑粗，小三，序号 Знак,HD2 Знак,Heading 2 Hidden Знак,Heading 2 CCBS Знак,H21 Знак"/>
    <w:basedOn w:val="a4"/>
    <w:link w:val="20"/>
    <w:rsid w:val="0046744A"/>
    <w:rPr>
      <w:rFonts w:ascii="Arial" w:hAnsi="Arial"/>
      <w:b/>
      <w:sz w:val="22"/>
      <w:u w:val="single"/>
      <w:lang w:val="en-US" w:eastAsia="en-US"/>
    </w:rPr>
  </w:style>
  <w:style w:type="character" w:customStyle="1" w:styleId="32">
    <w:name w:val="Заголовок 3 Знак"/>
    <w:aliases w:val="Заголовок 3 Знак1 Знак"/>
    <w:basedOn w:val="a4"/>
    <w:link w:val="31"/>
    <w:rsid w:val="0046744A"/>
    <w:rPr>
      <w:rFonts w:ascii="Arial" w:hAnsi="Arial"/>
      <w:sz w:val="22"/>
      <w:lang w:val="en-US" w:eastAsia="en-US"/>
    </w:rPr>
  </w:style>
  <w:style w:type="paragraph" w:styleId="aff0">
    <w:name w:val="Plain Text"/>
    <w:basedOn w:val="a3"/>
    <w:link w:val="aff1"/>
    <w:uiPriority w:val="99"/>
    <w:semiHidden/>
    <w:unhideWhenUsed/>
    <w:rsid w:val="00112DB7"/>
    <w:pPr>
      <w:jc w:val="left"/>
    </w:pPr>
    <w:rPr>
      <w:rFonts w:ascii="Calibri" w:eastAsiaTheme="minorHAnsi" w:hAnsi="Calibri" w:cs="Calibri"/>
      <w:szCs w:val="22"/>
    </w:rPr>
  </w:style>
  <w:style w:type="character" w:customStyle="1" w:styleId="aff1">
    <w:name w:val="Текст Знак"/>
    <w:basedOn w:val="a4"/>
    <w:link w:val="aff0"/>
    <w:uiPriority w:val="99"/>
    <w:semiHidden/>
    <w:rsid w:val="00112DB7"/>
    <w:rPr>
      <w:rFonts w:ascii="Calibri" w:eastAsiaTheme="minorHAnsi" w:hAnsi="Calibri" w:cs="Calibri"/>
      <w:sz w:val="22"/>
      <w:szCs w:val="22"/>
      <w:lang w:val="en-US" w:eastAsia="en-US"/>
    </w:rPr>
  </w:style>
  <w:style w:type="character" w:customStyle="1" w:styleId="11">
    <w:name w:val="Заголовок 1 Знак"/>
    <w:aliases w:val="Заголовок 1 Знак1 Знак,Заголовок 1 Знак Знак Знак"/>
    <w:basedOn w:val="a4"/>
    <w:link w:val="10"/>
    <w:uiPriority w:val="1"/>
    <w:rsid w:val="00667EA1"/>
    <w:rPr>
      <w:rFonts w:ascii="Arial" w:hAnsi="Arial"/>
      <w:b/>
      <w:sz w:val="22"/>
      <w:lang w:val="en-US" w:eastAsia="en-US"/>
    </w:rPr>
  </w:style>
  <w:style w:type="table" w:customStyle="1" w:styleId="TableNormal1">
    <w:name w:val="Table Normal1"/>
    <w:uiPriority w:val="2"/>
    <w:semiHidden/>
    <w:unhideWhenUsed/>
    <w:qFormat/>
    <w:rsid w:val="00667EA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8">
    <w:name w:val="Основной текст Знак"/>
    <w:basedOn w:val="a4"/>
    <w:link w:val="af7"/>
    <w:uiPriority w:val="1"/>
    <w:rsid w:val="00667EA1"/>
    <w:rPr>
      <w:rFonts w:ascii="Arial" w:hAnsi="Arial"/>
      <w:spacing w:val="-5"/>
      <w:kern w:val="28"/>
      <w:sz w:val="22"/>
      <w:lang w:val="en-GB" w:eastAsia="en-US"/>
    </w:rPr>
  </w:style>
  <w:style w:type="paragraph" w:customStyle="1" w:styleId="TableParagraph">
    <w:name w:val="Table Paragraph"/>
    <w:basedOn w:val="a3"/>
    <w:uiPriority w:val="1"/>
    <w:qFormat/>
    <w:rsid w:val="00667EA1"/>
    <w:pPr>
      <w:widowControl w:val="0"/>
      <w:autoSpaceDE w:val="0"/>
      <w:autoSpaceDN w:val="0"/>
      <w:jc w:val="left"/>
    </w:pPr>
    <w:rPr>
      <w:rFonts w:ascii="Microsoft Sans Serif" w:eastAsia="Microsoft Sans Serif" w:hAnsi="Microsoft Sans Serif" w:cs="Microsoft Sans Serif"/>
      <w:szCs w:val="22"/>
      <w:lang w:val="ru-RU"/>
    </w:rPr>
  </w:style>
  <w:style w:type="character" w:customStyle="1" w:styleId="ab">
    <w:name w:val="Верхний колонтитул Знак"/>
    <w:basedOn w:val="a4"/>
    <w:link w:val="aa"/>
    <w:uiPriority w:val="99"/>
    <w:rsid w:val="001C1450"/>
    <w:rPr>
      <w:rFonts w:ascii="Helvetica" w:hAnsi="Helvetica"/>
      <w:b/>
      <w:sz w:val="22"/>
      <w:lang w:val="en-US" w:eastAsia="en-US"/>
    </w:rPr>
  </w:style>
  <w:style w:type="table" w:customStyle="1" w:styleId="13">
    <w:name w:val="Сетка таблицы1"/>
    <w:basedOn w:val="a5"/>
    <w:next w:val="afa"/>
    <w:uiPriority w:val="59"/>
    <w:rsid w:val="00987E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"/>
    <w:basedOn w:val="a5"/>
    <w:next w:val="afa"/>
    <w:uiPriority w:val="59"/>
    <w:rsid w:val="00987E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"/>
    <w:basedOn w:val="a5"/>
    <w:next w:val="afa"/>
    <w:uiPriority w:val="59"/>
    <w:rsid w:val="00987E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Balloon Text"/>
    <w:basedOn w:val="a3"/>
    <w:link w:val="aff3"/>
    <w:uiPriority w:val="99"/>
    <w:semiHidden/>
    <w:unhideWhenUsed/>
    <w:rsid w:val="00792D3E"/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4"/>
    <w:link w:val="aff2"/>
    <w:uiPriority w:val="99"/>
    <w:semiHidden/>
    <w:rsid w:val="00792D3E"/>
    <w:rPr>
      <w:rFonts w:ascii="Segoe UI" w:hAnsi="Segoe UI" w:cs="Segoe UI"/>
      <w:sz w:val="18"/>
      <w:szCs w:val="18"/>
      <w:lang w:val="en-US" w:eastAsia="en-US"/>
    </w:rPr>
  </w:style>
  <w:style w:type="paragraph" w:customStyle="1" w:styleId="Default">
    <w:name w:val="Default"/>
    <w:rsid w:val="00612DD9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just">
    <w:name w:val="just"/>
    <w:basedOn w:val="a3"/>
    <w:rsid w:val="001461A2"/>
    <w:pPr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  <w:style w:type="paragraph" w:customStyle="1" w:styleId="14">
    <w:name w:val="1"/>
    <w:basedOn w:val="a3"/>
    <w:next w:val="af2"/>
    <w:rsid w:val="001461A2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ru-RU" w:eastAsia="ru-RU"/>
    </w:rPr>
  </w:style>
  <w:style w:type="paragraph" w:styleId="aff4">
    <w:name w:val="TOC Heading"/>
    <w:basedOn w:val="10"/>
    <w:next w:val="a3"/>
    <w:uiPriority w:val="39"/>
    <w:unhideWhenUsed/>
    <w:qFormat/>
    <w:rsid w:val="00F763D5"/>
    <w:pPr>
      <w:keepNext/>
      <w:keepLines/>
      <w:tabs>
        <w:tab w:val="clear" w:pos="0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table" w:customStyle="1" w:styleId="TableNormal10">
    <w:name w:val="Table Normal1"/>
    <w:uiPriority w:val="2"/>
    <w:semiHidden/>
    <w:unhideWhenUsed/>
    <w:qFormat/>
    <w:rsid w:val="00CE526C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a3"/>
    <w:rsid w:val="0097457C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a4"/>
    <w:rsid w:val="0097457C"/>
  </w:style>
  <w:style w:type="character" w:customStyle="1" w:styleId="eop">
    <w:name w:val="eop"/>
    <w:basedOn w:val="a4"/>
    <w:rsid w:val="0097457C"/>
  </w:style>
  <w:style w:type="character" w:customStyle="1" w:styleId="afc">
    <w:name w:val="Абзац списка Знак"/>
    <w:aliases w:val="маркированный Знак,Body text Знак,Beran Bullets Знак,BODY TEXT Знак,CAFC Bullets Знак,Нумерованый список Знак,List Paragraph1 Знак,Ioia?iaaiue nienie Знак,Aacao nienea Знак,Bulleted Text Знак,_список Знак,strich Знак,Citation List Знак"/>
    <w:basedOn w:val="a4"/>
    <w:link w:val="a0"/>
    <w:uiPriority w:val="34"/>
    <w:qFormat/>
    <w:rsid w:val="00DE2456"/>
    <w:rPr>
      <w:rFonts w:ascii="Arial" w:hAnsi="Arial" w:cs="Arial"/>
      <w:sz w:val="22"/>
      <w:lang w:val="en-US" w:eastAsia="uz-Cyrl-UZ"/>
    </w:rPr>
  </w:style>
  <w:style w:type="paragraph" w:customStyle="1" w:styleId="tablebullet2">
    <w:name w:val="table_bullet2"/>
    <w:basedOn w:val="a3"/>
    <w:qFormat/>
    <w:rsid w:val="00DE2456"/>
    <w:pPr>
      <w:tabs>
        <w:tab w:val="num" w:pos="646"/>
        <w:tab w:val="num" w:pos="1080"/>
      </w:tabs>
      <w:spacing w:before="60" w:after="60"/>
      <w:ind w:left="628" w:hanging="288"/>
      <w:jc w:val="left"/>
    </w:pPr>
    <w:rPr>
      <w:bCs/>
      <w:sz w:val="18"/>
      <w:szCs w:val="24"/>
      <w:lang w:val="x-none" w:eastAsia="x-none"/>
    </w:rPr>
  </w:style>
  <w:style w:type="character" w:customStyle="1" w:styleId="s1">
    <w:name w:val="s1"/>
    <w:basedOn w:val="a4"/>
    <w:rsid w:val="002256A7"/>
    <w:rPr>
      <w:rFonts w:ascii="Times New Roman" w:hAnsi="Times New Roman" w:cs="Times New Roman" w:hint="default"/>
      <w:b/>
      <w:bCs/>
      <w:color w:val="000000"/>
    </w:rPr>
  </w:style>
  <w:style w:type="table" w:customStyle="1" w:styleId="Vilgoslista2jellszn121">
    <w:name w:val="Világos lista – 2. jelölőszín121"/>
    <w:basedOn w:val="a5"/>
    <w:next w:val="-2"/>
    <w:uiPriority w:val="61"/>
    <w:rsid w:val="00693D3C"/>
    <w:rPr>
      <w:rFonts w:ascii="Times New Roman" w:hAnsi="Times New Roman"/>
      <w:lang w:val="hu-HU" w:eastAsia="hu-HU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2">
    <w:name w:val="Light List Accent 2"/>
    <w:basedOn w:val="a5"/>
    <w:uiPriority w:val="66"/>
    <w:semiHidden/>
    <w:unhideWhenUsed/>
    <w:rsid w:val="00693D3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customStyle="1" w:styleId="Vilgoslista2jellszn1">
    <w:name w:val="Világos lista – 2. jelölőszín1"/>
    <w:basedOn w:val="a5"/>
    <w:next w:val="-2"/>
    <w:uiPriority w:val="61"/>
    <w:rsid w:val="004F117E"/>
    <w:pPr>
      <w:spacing w:line="240" w:lineRule="exact"/>
    </w:pPr>
    <w:rPr>
      <w:rFonts w:ascii="Times New Roman" w:hAnsi="Times New Roman"/>
      <w:lang w:val="hu-HU" w:eastAsia="hu-HU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customStyle="1" w:styleId="extended-textfull">
    <w:name w:val="extended-text__full"/>
    <w:basedOn w:val="a4"/>
    <w:rsid w:val="00322A28"/>
  </w:style>
  <w:style w:type="character" w:styleId="aff5">
    <w:name w:val="annotation reference"/>
    <w:basedOn w:val="a4"/>
    <w:uiPriority w:val="99"/>
    <w:semiHidden/>
    <w:unhideWhenUsed/>
    <w:rsid w:val="00EF6550"/>
    <w:rPr>
      <w:sz w:val="16"/>
      <w:szCs w:val="16"/>
    </w:rPr>
  </w:style>
  <w:style w:type="paragraph" w:styleId="aff6">
    <w:name w:val="annotation subject"/>
    <w:basedOn w:val="afe"/>
    <w:next w:val="afe"/>
    <w:link w:val="aff7"/>
    <w:uiPriority w:val="99"/>
    <w:semiHidden/>
    <w:unhideWhenUsed/>
    <w:rsid w:val="00EF6550"/>
    <w:pPr>
      <w:spacing w:before="0"/>
    </w:pPr>
    <w:rPr>
      <w:rFonts w:ascii="Arial" w:hAnsi="Arial" w:cs="Times New Roman"/>
      <w:b/>
      <w:bCs/>
      <w:lang w:val="en-US" w:bidi="ar-SA"/>
    </w:rPr>
  </w:style>
  <w:style w:type="character" w:customStyle="1" w:styleId="aff7">
    <w:name w:val="Тема примечания Знак"/>
    <w:basedOn w:val="aff"/>
    <w:link w:val="aff6"/>
    <w:uiPriority w:val="99"/>
    <w:semiHidden/>
    <w:rsid w:val="00EF6550"/>
    <w:rPr>
      <w:rFonts w:ascii="Arial" w:hAnsi="Arial" w:cs="Miriam"/>
      <w:b/>
      <w:bCs/>
      <w:lang w:val="en-US" w:eastAsia="en-US" w:bidi="he-IL"/>
    </w:rPr>
  </w:style>
  <w:style w:type="paragraph" w:styleId="aff8">
    <w:name w:val="Revision"/>
    <w:hidden/>
    <w:uiPriority w:val="71"/>
    <w:semiHidden/>
    <w:rsid w:val="00F65D8A"/>
    <w:rPr>
      <w:rFonts w:ascii="Arial" w:hAnsi="Arial"/>
      <w:sz w:val="22"/>
      <w:lang w:val="en-US" w:eastAsia="en-US"/>
    </w:rPr>
  </w:style>
  <w:style w:type="character" w:customStyle="1" w:styleId="BodyMarginChar">
    <w:name w:val="Body (Margin) Char"/>
    <w:link w:val="BodyMargin"/>
    <w:semiHidden/>
    <w:locked/>
    <w:rsid w:val="0000127B"/>
    <w:rPr>
      <w:rFonts w:ascii="Arial" w:hAnsi="Arial" w:cs="Arial"/>
      <w:lang w:val="en-GB"/>
    </w:rPr>
  </w:style>
  <w:style w:type="paragraph" w:customStyle="1" w:styleId="BodyMargin">
    <w:name w:val="Body (Margin)"/>
    <w:basedOn w:val="a3"/>
    <w:link w:val="BodyMarginChar"/>
    <w:semiHidden/>
    <w:qFormat/>
    <w:rsid w:val="0000127B"/>
    <w:pPr>
      <w:spacing w:line="288" w:lineRule="auto"/>
      <w:ind w:left="709" w:right="120"/>
    </w:pPr>
    <w:rPr>
      <w:rFonts w:cs="Arial"/>
      <w:sz w:val="20"/>
      <w:lang w:val="en-GB" w:eastAsia="sr-Latn-RS"/>
    </w:rPr>
  </w:style>
  <w:style w:type="numbering" w:customStyle="1" w:styleId="1">
    <w:name w:val="Стиль1"/>
    <w:uiPriority w:val="99"/>
    <w:rsid w:val="006711E0"/>
    <w:pPr>
      <w:numPr>
        <w:numId w:val="32"/>
      </w:numPr>
    </w:pPr>
  </w:style>
  <w:style w:type="numbering" w:customStyle="1" w:styleId="2">
    <w:name w:val="Стиль2"/>
    <w:uiPriority w:val="99"/>
    <w:rsid w:val="00954BF5"/>
    <w:pPr>
      <w:numPr>
        <w:numId w:val="33"/>
      </w:numPr>
    </w:pPr>
  </w:style>
  <w:style w:type="numbering" w:customStyle="1" w:styleId="30">
    <w:name w:val="Стиль3"/>
    <w:uiPriority w:val="99"/>
    <w:rsid w:val="00954BF5"/>
    <w:pPr>
      <w:numPr>
        <w:numId w:val="34"/>
      </w:numPr>
    </w:pPr>
  </w:style>
  <w:style w:type="numbering" w:customStyle="1" w:styleId="4">
    <w:name w:val="Стиль4"/>
    <w:uiPriority w:val="99"/>
    <w:rsid w:val="00EF4709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8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315D2933405B24293B4DD93DD977885" ma:contentTypeVersion="14" ma:contentTypeDescription="Создание документа." ma:contentTypeScope="" ma:versionID="3f08918a0cf410d200ac5f8548a42f31">
  <xsd:schema xmlns:xsd="http://www.w3.org/2001/XMLSchema" xmlns:xs="http://www.w3.org/2001/XMLSchema" xmlns:p="http://schemas.microsoft.com/office/2006/metadata/properties" xmlns:ns2="306bea96-d2bb-42e5-b42f-48b00c9a779f" xmlns:ns3="78955d2c-1b31-4113-9d81-b59f4b671d9c" targetNamespace="http://schemas.microsoft.com/office/2006/metadata/properties" ma:root="true" ma:fieldsID="505c84beec81d6b8d75d22d6c062fc59" ns2:_="" ns3:_="">
    <xsd:import namespace="306bea96-d2bb-42e5-b42f-48b00c9a779f"/>
    <xsd:import namespace="78955d2c-1b31-4113-9d81-b59f4b671d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6bea96-d2bb-42e5-b42f-48b00c9a77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91ec926-df6a-4e0e-baa2-4c9eec2810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955d2c-1b31-4113-9d81-b59f4b671d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fab979e-dc13-4410-acca-b12f64f40914}" ma:internalName="TaxCatchAll" ma:showField="CatchAllData" ma:web="78955d2c-1b31-4113-9d81-b59f4b671d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6bea96-d2bb-42e5-b42f-48b00c9a779f">
      <Terms xmlns="http://schemas.microsoft.com/office/infopath/2007/PartnerControls"/>
    </lcf76f155ced4ddcb4097134ff3c332f>
    <TaxCatchAll xmlns="78955d2c-1b31-4113-9d81-b59f4b671d9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A6D44-374E-4BD3-B6FB-8DBBB1DE72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6bea96-d2bb-42e5-b42f-48b00c9a779f"/>
    <ds:schemaRef ds:uri="78955d2c-1b31-4113-9d81-b59f4b671d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87BC7A-6C08-4858-8145-95C52012D5DE}">
  <ds:schemaRefs>
    <ds:schemaRef ds:uri="http://schemas.microsoft.com/office/2006/metadata/properties"/>
    <ds:schemaRef ds:uri="http://schemas.microsoft.com/office/infopath/2007/PartnerControls"/>
    <ds:schemaRef ds:uri="306bea96-d2bb-42e5-b42f-48b00c9a779f"/>
    <ds:schemaRef ds:uri="78955d2c-1b31-4113-9d81-b59f4b671d9c"/>
  </ds:schemaRefs>
</ds:datastoreItem>
</file>

<file path=customXml/itemProps3.xml><?xml version="1.0" encoding="utf-8"?>
<ds:datastoreItem xmlns:ds="http://schemas.openxmlformats.org/officeDocument/2006/customXml" ds:itemID="{18347E81-B42E-496F-B48D-79B69B2045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5C2D6A-8D23-4E30-BA2D-6DD4353EE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2967</Words>
  <Characters>16916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2025-06-13T02:31:00Z</dcterms:created>
  <dcterms:modified xsi:type="dcterms:W3CDTF">2026-05-05T05:19:00Z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0x0101005315D2933405B24293B4DD93DD977885</vt:lpwstr>
  </property>
  <property fmtid="{D5CDD505-2E9C-101B-9397-08002B2CF9AE}" pid="3" name="GrammarlyDocumentId">
    <vt:lpwstr>1184fca935c2d814932922991938adfdc91fa85e80077cd3622d0eea5189cba1</vt:lpwstr>
  </property>
</Properties>
</file>